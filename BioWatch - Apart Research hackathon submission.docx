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716D" w14:textId="77777777" w:rsidR="007719CB" w:rsidRDefault="007719CB">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719CB" w14:paraId="560ED8E2"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07825F95" w14:textId="77777777" w:rsidR="007719CB" w:rsidRDefault="007719CB">
            <w:pPr>
              <w:spacing w:after="200" w:line="240" w:lineRule="auto"/>
              <w:rPr>
                <w:rFonts w:ascii="Old Standard TT" w:eastAsia="Old Standard TT" w:hAnsi="Old Standard TT" w:cs="Old Standard TT"/>
                <w:sz w:val="20"/>
                <w:szCs w:val="20"/>
              </w:rPr>
            </w:pPr>
          </w:p>
          <w:p w14:paraId="2F9989B5" w14:textId="77777777" w:rsidR="007719CB" w:rsidRDefault="009F5A3E">
            <w:pPr>
              <w:pStyle w:val="Title"/>
              <w:rPr>
                <w:color w:val="000000"/>
              </w:rPr>
            </w:pPr>
            <w:bookmarkStart w:id="0" w:name="_bzdusysp7krw" w:colFirst="0" w:colLast="0"/>
            <w:bookmarkEnd w:id="0"/>
            <w:r>
              <w:t>PROJECT TITLE</w:t>
            </w:r>
            <w:r>
              <w:rPr>
                <w:vertAlign w:val="superscript"/>
              </w:rPr>
              <w:footnoteReference w:id="1"/>
            </w:r>
          </w:p>
          <w:p w14:paraId="3044AF89" w14:textId="77777777" w:rsidR="007719CB" w:rsidRDefault="007719CB">
            <w:pPr>
              <w:spacing w:after="200" w:line="240" w:lineRule="auto"/>
              <w:jc w:val="both"/>
              <w:rPr>
                <w:rFonts w:ascii="Old Standard TT" w:eastAsia="Old Standard TT" w:hAnsi="Old Standard TT" w:cs="Old Standard TT"/>
                <w:sz w:val="20"/>
                <w:szCs w:val="20"/>
              </w:rPr>
            </w:pPr>
          </w:p>
        </w:tc>
      </w:tr>
      <w:tr w:rsidR="007719CB" w14:paraId="75A4C760" w14:textId="77777777">
        <w:trPr>
          <w:jc w:val="center"/>
        </w:trPr>
        <w:tc>
          <w:tcPr>
            <w:tcW w:w="9360" w:type="dxa"/>
            <w:tcBorders>
              <w:left w:val="nil"/>
              <w:bottom w:val="nil"/>
              <w:right w:val="nil"/>
            </w:tcBorders>
            <w:tcMar>
              <w:top w:w="0" w:type="dxa"/>
              <w:left w:w="0" w:type="dxa"/>
              <w:bottom w:w="0" w:type="dxa"/>
              <w:right w:w="0" w:type="dxa"/>
            </w:tcMar>
          </w:tcPr>
          <w:p w14:paraId="12A34633" w14:textId="77777777" w:rsidR="007719CB" w:rsidRDefault="007719CB">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7719CB" w14:paraId="33430B5C"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1CC8BBD1" w14:textId="77777777" w:rsidR="007719CB" w:rsidRDefault="007719CB">
                  <w:pPr>
                    <w:spacing w:after="200" w:line="240" w:lineRule="auto"/>
                    <w:rPr>
                      <w:rFonts w:ascii="Old Standard TT" w:eastAsia="Old Standard TT" w:hAnsi="Old Standard TT" w:cs="Old Standard TT"/>
                      <w:sz w:val="2"/>
                      <w:szCs w:val="2"/>
                    </w:rPr>
                  </w:pPr>
                </w:p>
                <w:tbl>
                  <w:tblPr>
                    <w:tblStyle w:val="a1"/>
                    <w:tblW w:w="20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690"/>
                    <w:gridCol w:w="690"/>
                  </w:tblGrid>
                  <w:tr w:rsidR="007719CB" w14:paraId="3B15F255" w14:textId="77777777">
                    <w:trPr>
                      <w:trHeight w:val="705"/>
                      <w:jc w:val="center"/>
                    </w:trPr>
                    <w:tc>
                      <w:tcPr>
                        <w:tcW w:w="690" w:type="dxa"/>
                        <w:tcBorders>
                          <w:top w:val="nil"/>
                          <w:left w:val="nil"/>
                          <w:bottom w:val="nil"/>
                          <w:right w:val="nil"/>
                        </w:tcBorders>
                        <w:tcMar>
                          <w:top w:w="0" w:type="dxa"/>
                          <w:left w:w="0" w:type="dxa"/>
                          <w:bottom w:w="0" w:type="dxa"/>
                          <w:right w:w="0" w:type="dxa"/>
                        </w:tcMar>
                      </w:tcPr>
                      <w:p w14:paraId="5BD9F79F"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1</w:t>
                        </w:r>
                        <w:r>
                          <w:rPr>
                            <w:rFonts w:ascii="Old Standard TT" w:eastAsia="Old Standard TT" w:hAnsi="Old Standard TT" w:cs="Old Standard TT"/>
                          </w:rPr>
                          <w:br/>
                          <w:t>Affiliation</w:t>
                        </w:r>
                      </w:p>
                    </w:tc>
                    <w:tc>
                      <w:tcPr>
                        <w:tcW w:w="690" w:type="dxa"/>
                        <w:tcBorders>
                          <w:top w:val="nil"/>
                          <w:left w:val="nil"/>
                          <w:bottom w:val="nil"/>
                          <w:right w:val="nil"/>
                        </w:tcBorders>
                        <w:tcMar>
                          <w:top w:w="0" w:type="dxa"/>
                          <w:left w:w="0" w:type="dxa"/>
                          <w:bottom w:w="0" w:type="dxa"/>
                          <w:right w:w="0" w:type="dxa"/>
                        </w:tcMar>
                      </w:tcPr>
                      <w:p w14:paraId="53FD7F87"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2</w:t>
                        </w:r>
                        <w:r>
                          <w:rPr>
                            <w:rFonts w:ascii="Old Standard TT" w:eastAsia="Old Standard TT" w:hAnsi="Old Standard TT" w:cs="Old Standard TT"/>
                          </w:rPr>
                          <w:br/>
                          <w:t>Affiliation</w:t>
                        </w:r>
                      </w:p>
                    </w:tc>
                    <w:tc>
                      <w:tcPr>
                        <w:tcW w:w="690" w:type="dxa"/>
                        <w:tcBorders>
                          <w:top w:val="nil"/>
                          <w:left w:val="nil"/>
                          <w:bottom w:val="nil"/>
                          <w:right w:val="nil"/>
                        </w:tcBorders>
                        <w:tcMar>
                          <w:top w:w="0" w:type="dxa"/>
                          <w:left w:w="0" w:type="dxa"/>
                          <w:bottom w:w="0" w:type="dxa"/>
                          <w:right w:w="0" w:type="dxa"/>
                        </w:tcMar>
                      </w:tcPr>
                      <w:p w14:paraId="3F12460B"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3</w:t>
                        </w:r>
                        <w:r>
                          <w:rPr>
                            <w:rFonts w:ascii="Old Standard TT" w:eastAsia="Old Standard TT" w:hAnsi="Old Standard TT" w:cs="Old Standard TT"/>
                          </w:rPr>
                          <w:br/>
                          <w:t>Affiliation</w:t>
                        </w:r>
                      </w:p>
                    </w:tc>
                  </w:tr>
                  <w:tr w:rsidR="007719CB" w14:paraId="735F0E8C" w14:textId="77777777">
                    <w:trPr>
                      <w:jc w:val="center"/>
                    </w:trPr>
                    <w:tc>
                      <w:tcPr>
                        <w:tcW w:w="690" w:type="dxa"/>
                        <w:tcBorders>
                          <w:top w:val="nil"/>
                          <w:left w:val="nil"/>
                          <w:bottom w:val="nil"/>
                          <w:right w:val="nil"/>
                        </w:tcBorders>
                        <w:tcMar>
                          <w:top w:w="0" w:type="dxa"/>
                          <w:left w:w="0" w:type="dxa"/>
                          <w:bottom w:w="0" w:type="dxa"/>
                          <w:right w:w="0" w:type="dxa"/>
                        </w:tcMar>
                      </w:tcPr>
                      <w:p w14:paraId="53FE74A7"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4</w:t>
                        </w:r>
                        <w:r>
                          <w:rPr>
                            <w:rFonts w:ascii="Old Standard TT" w:eastAsia="Old Standard TT" w:hAnsi="Old Standard TT" w:cs="Old Standard TT"/>
                          </w:rPr>
                          <w:br/>
                          <w:t>Affiliation</w:t>
                        </w:r>
                      </w:p>
                    </w:tc>
                    <w:tc>
                      <w:tcPr>
                        <w:tcW w:w="690" w:type="dxa"/>
                        <w:tcBorders>
                          <w:top w:val="nil"/>
                          <w:left w:val="nil"/>
                          <w:bottom w:val="nil"/>
                          <w:right w:val="nil"/>
                        </w:tcBorders>
                        <w:tcMar>
                          <w:top w:w="0" w:type="dxa"/>
                          <w:left w:w="0" w:type="dxa"/>
                          <w:bottom w:w="0" w:type="dxa"/>
                          <w:right w:w="0" w:type="dxa"/>
                        </w:tcMar>
                      </w:tcPr>
                      <w:p w14:paraId="63CE1956"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5</w:t>
                        </w:r>
                        <w:r>
                          <w:rPr>
                            <w:rFonts w:ascii="Old Standard TT" w:eastAsia="Old Standard TT" w:hAnsi="Old Standard TT" w:cs="Old Standard TT"/>
                          </w:rPr>
                          <w:br/>
                          <w:t>Affiliation</w:t>
                        </w:r>
                      </w:p>
                    </w:tc>
                    <w:tc>
                      <w:tcPr>
                        <w:tcW w:w="690" w:type="dxa"/>
                        <w:tcBorders>
                          <w:top w:val="nil"/>
                          <w:left w:val="nil"/>
                          <w:bottom w:val="nil"/>
                          <w:right w:val="nil"/>
                        </w:tcBorders>
                        <w:tcMar>
                          <w:top w:w="0" w:type="dxa"/>
                          <w:left w:w="0" w:type="dxa"/>
                          <w:bottom w:w="0" w:type="dxa"/>
                          <w:right w:w="0" w:type="dxa"/>
                        </w:tcMar>
                      </w:tcPr>
                      <w:p w14:paraId="74AEDCF1"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6</w:t>
                        </w:r>
                        <w:r>
                          <w:rPr>
                            <w:rFonts w:ascii="Old Standard TT" w:eastAsia="Old Standard TT" w:hAnsi="Old Standard TT" w:cs="Old Standard TT"/>
                          </w:rPr>
                          <w:br/>
                          <w:t>Affiliation</w:t>
                        </w:r>
                      </w:p>
                    </w:tc>
                  </w:tr>
                </w:tbl>
                <w:p w14:paraId="20BDFA96" w14:textId="77777777" w:rsidR="007719CB" w:rsidRDefault="009F5A3E">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2E178B1C" w14:textId="77777777" w:rsidR="007719CB" w:rsidRDefault="009F5A3E">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7719CB" w14:paraId="3D2D9A44" w14:textId="77777777">
              <w:tc>
                <w:tcPr>
                  <w:tcW w:w="7095" w:type="dxa"/>
                  <w:tcBorders>
                    <w:top w:val="nil"/>
                    <w:left w:val="nil"/>
                    <w:bottom w:val="nil"/>
                    <w:right w:val="nil"/>
                  </w:tcBorders>
                  <w:tcMar>
                    <w:top w:w="100" w:type="dxa"/>
                    <w:left w:w="100" w:type="dxa"/>
                    <w:bottom w:w="100" w:type="dxa"/>
                    <w:right w:w="100" w:type="dxa"/>
                  </w:tcMar>
                </w:tcPr>
                <w:p w14:paraId="58407DF9" w14:textId="77777777" w:rsidR="007719CB" w:rsidRDefault="009F5A3E">
                  <w:pPr>
                    <w:spacing w:after="200" w:line="240" w:lineRule="auto"/>
                    <w:ind w:left="540" w:right="45"/>
                    <w:jc w:val="both"/>
                    <w:rPr>
                      <w:rFonts w:ascii="Old Standard TT" w:eastAsia="Old Standard TT" w:hAnsi="Old Standard TT" w:cs="Old Standard TT"/>
                      <w:u w:val="single"/>
                    </w:rPr>
                  </w:pPr>
                  <w:r>
                    <w:rPr>
                      <w:rFonts w:ascii="Old Standard TT" w:eastAsia="Old Standard TT" w:hAnsi="Old Standard TT" w:cs="Old Standard TT"/>
                      <w:i/>
                      <w:iCs/>
                    </w:rPr>
                    <w:t xml:space="preserve">Summarize your project in 150–250 words. A strong abstract lets a reviewer understand what you did and why it matters without reading anything else. </w:t>
                  </w:r>
                  <w:r>
                    <w:rPr>
                      <w:rFonts w:ascii="Old Standard TT" w:eastAsia="Old Standard TT" w:hAnsi="Old Standard TT" w:cs="Old Standard TT"/>
                      <w:i/>
                      <w:iCs/>
                      <w:u w:val="single"/>
                    </w:rPr>
                    <w:t>Make sure to cover: the problem, your approach, key results, and the main takeaway</w:t>
                  </w:r>
                  <w:r>
                    <w:rPr>
                      <w:rFonts w:ascii="Old Standard TT" w:eastAsia="Old Standard TT" w:hAnsi="Old Standard TT" w:cs="Old Standard TT"/>
                      <w:i/>
                      <w:iCs/>
                    </w:rPr>
                    <w:t xml:space="preserve">. Polish it last: the abstract should reflect your </w:t>
                  </w:r>
                  <w:proofErr w:type="gramStart"/>
                  <w:r>
                    <w:rPr>
                      <w:rFonts w:ascii="Old Standard TT" w:eastAsia="Old Standard TT" w:hAnsi="Old Standard TT" w:cs="Old Standard TT"/>
                      <w:i/>
                      <w:iCs/>
                    </w:rPr>
                    <w:t>final results</w:t>
                  </w:r>
                  <w:proofErr w:type="gramEnd"/>
                  <w:r>
                    <w:rPr>
                      <w:rFonts w:ascii="Old Standard TT" w:eastAsia="Old Standard TT" w:hAnsi="Old Standard TT" w:cs="Old Standard TT"/>
                      <w:i/>
                      <w:iCs/>
                    </w:rPr>
                    <w:t>, not your initial plan.</w:t>
                  </w:r>
                </w:p>
              </w:tc>
            </w:tr>
          </w:tbl>
          <w:p w14:paraId="1983F042" w14:textId="77777777" w:rsidR="007719CB" w:rsidRDefault="007719CB">
            <w:pPr>
              <w:spacing w:after="200" w:line="240" w:lineRule="auto"/>
              <w:rPr>
                <w:rFonts w:ascii="Old Standard TT" w:eastAsia="Old Standard TT" w:hAnsi="Old Standard TT" w:cs="Old Standard TT"/>
                <w:b/>
                <w:bCs/>
                <w:sz w:val="12"/>
                <w:szCs w:val="12"/>
              </w:rPr>
            </w:pPr>
          </w:p>
        </w:tc>
      </w:tr>
    </w:tbl>
    <w:p w14:paraId="4D819EF1" w14:textId="77777777" w:rsidR="007719CB" w:rsidRDefault="007719CB"/>
    <w:tbl>
      <w:tblPr>
        <w:tblStyle w:val="a3"/>
        <w:tblW w:w="1035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0"/>
      </w:tblGrid>
      <w:tr w:rsidR="007719CB" w14:paraId="091FE432" w14:textId="77777777">
        <w:trPr>
          <w:trHeight w:val="3723"/>
        </w:trPr>
        <w:tc>
          <w:tcPr>
            <w:tcW w:w="10350" w:type="dxa"/>
            <w:shd w:val="clear" w:color="auto" w:fill="FFF2CC"/>
            <w:tcMar>
              <w:top w:w="100" w:type="dxa"/>
              <w:left w:w="100" w:type="dxa"/>
              <w:bottom w:w="100" w:type="dxa"/>
              <w:right w:w="100" w:type="dxa"/>
            </w:tcMar>
          </w:tcPr>
          <w:p w14:paraId="00BB6124" w14:textId="77777777" w:rsidR="007719CB" w:rsidRDefault="009F5A3E">
            <w:pPr>
              <w:pStyle w:val="Heading2"/>
              <w:rPr>
                <w:sz w:val="24"/>
                <w:szCs w:val="24"/>
              </w:rPr>
            </w:pPr>
            <w:bookmarkStart w:id="1" w:name="_lqtm2bljr3ch" w:colFirst="0" w:colLast="0"/>
            <w:bookmarkEnd w:id="1"/>
            <w:r>
              <w:rPr>
                <w:b/>
                <w:bCs/>
                <w:sz w:val="24"/>
                <w:szCs w:val="24"/>
              </w:rPr>
              <w:lastRenderedPageBreak/>
              <w:t>How to use this template</w:t>
            </w:r>
            <w:r>
              <w:rPr>
                <w:sz w:val="24"/>
                <w:szCs w:val="24"/>
              </w:rPr>
              <w:t xml:space="preserve">: Replace the </w:t>
            </w:r>
            <w:r>
              <w:rPr>
                <w:i/>
                <w:iCs/>
                <w:sz w:val="24"/>
                <w:szCs w:val="24"/>
              </w:rPr>
              <w:t>italicized guidance text</w:t>
            </w:r>
            <w:r>
              <w:rPr>
                <w:sz w:val="24"/>
                <w:szCs w:val="24"/>
              </w:rPr>
              <w:t xml:space="preserve"> under each section with your content. The section structure is strong guidance but not rigid. If your project requires a different organization, feel free to adapt. </w:t>
            </w:r>
            <w:r>
              <w:rPr>
                <w:sz w:val="24"/>
                <w:szCs w:val="24"/>
                <w:u w:val="single"/>
              </w:rPr>
              <w:t>Delete all guidance text including this info box before submitting</w:t>
            </w:r>
            <w:r>
              <w:rPr>
                <w:sz w:val="24"/>
                <w:szCs w:val="24"/>
              </w:rPr>
              <w:t>. Make sure the project title and author information above are up to date.</w:t>
            </w:r>
          </w:p>
          <w:p w14:paraId="2F8A5089" w14:textId="77777777" w:rsidR="007719CB" w:rsidRDefault="009F5A3E">
            <w:pPr>
              <w:pStyle w:val="Heading2"/>
              <w:rPr>
                <w:sz w:val="24"/>
                <w:szCs w:val="24"/>
              </w:rPr>
            </w:pPr>
            <w:bookmarkStart w:id="2" w:name="_t5m2vdka0rx1" w:colFirst="0" w:colLast="0"/>
            <w:bookmarkEnd w:id="2"/>
            <w:r>
              <w:rPr>
                <w:b/>
                <w:bCs/>
                <w:sz w:val="24"/>
                <w:szCs w:val="24"/>
              </w:rPr>
              <w:t>How your submission will be evaluated</w:t>
            </w:r>
            <w:r>
              <w:rPr>
                <w:sz w:val="24"/>
                <w:szCs w:val="24"/>
              </w:rPr>
              <w:t xml:space="preserve">: Your project will be judged on the quality of this written report. To understand what we look for, see our </w:t>
            </w:r>
            <w:hyperlink r:id="rId7">
              <w:r w:rsidR="007719CB">
                <w:rPr>
                  <w:color w:val="1155CC"/>
                  <w:sz w:val="24"/>
                  <w:szCs w:val="24"/>
                  <w:u w:val="single"/>
                </w:rPr>
                <w:t>Evaluation Rubric</w:t>
              </w:r>
            </w:hyperlink>
            <w:r>
              <w:rPr>
                <w:sz w:val="24"/>
                <w:szCs w:val="24"/>
              </w:rPr>
              <w:t>.</w:t>
            </w:r>
          </w:p>
          <w:p w14:paraId="684062EC" w14:textId="77777777" w:rsidR="007719CB" w:rsidRDefault="009F5A3E">
            <w:pPr>
              <w:pStyle w:val="Heading2"/>
              <w:rPr>
                <w:sz w:val="24"/>
                <w:szCs w:val="24"/>
              </w:rPr>
            </w:pPr>
            <w:bookmarkStart w:id="3" w:name="_83rhpowjfp5r" w:colFirst="0" w:colLast="0"/>
            <w:bookmarkEnd w:id="3"/>
            <w:r>
              <w:rPr>
                <w:b/>
                <w:bCs/>
                <w:sz w:val="24"/>
                <w:szCs w:val="24"/>
              </w:rPr>
              <w:t>Recommended length</w:t>
            </w:r>
            <w:r>
              <w:rPr>
                <w:sz w:val="24"/>
                <w:szCs w:val="24"/>
              </w:rPr>
              <w:t xml:space="preserve">: 4 pages excluding references and appendix. </w:t>
            </w:r>
            <w:r>
              <w:rPr>
                <w:sz w:val="24"/>
                <w:szCs w:val="24"/>
              </w:rPr>
              <w:br/>
              <w:t>Rough guide: Intro &amp; Related Work 1p, Methods and Results: 2.5p, Discussion 0.5p.</w:t>
            </w:r>
          </w:p>
        </w:tc>
      </w:tr>
    </w:tbl>
    <w:p w14:paraId="278215E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4" w:name="_ttm1qklp8m0q" w:colFirst="0" w:colLast="0"/>
      <w:bookmarkEnd w:id="4"/>
      <w:r>
        <w:rPr>
          <w:rFonts w:ascii="Old Standard TT" w:eastAsia="Old Standard TT" w:hAnsi="Old Standard TT" w:cs="Old Standard TT"/>
          <w:b/>
          <w:bCs/>
          <w:color w:val="434343"/>
          <w:sz w:val="28"/>
          <w:szCs w:val="28"/>
        </w:rPr>
        <w:t>1. Introduction</w:t>
      </w:r>
    </w:p>
    <w:p w14:paraId="448EFA30"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What problem are you addressing and why does it matter? </w:t>
      </w:r>
    </w:p>
    <w:p w14:paraId="3C20D0EA"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Connect it to your work: we want to know why your work is practically valuable. </w:t>
      </w:r>
    </w:p>
    <w:p w14:paraId="51FB73CE" w14:textId="77777777" w:rsidR="007719CB" w:rsidRDefault="007719CB">
      <w:pPr>
        <w:rPr>
          <w:rFonts w:ascii="Old Standard TT" w:eastAsia="Old Standard TT" w:hAnsi="Old Standard TT" w:cs="Old Standard TT"/>
          <w:i/>
          <w:iCs/>
        </w:rPr>
      </w:pPr>
    </w:p>
    <w:p w14:paraId="369674A9"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Provide enough background for readers to understand your work. </w:t>
      </w:r>
    </w:p>
    <w:p w14:paraId="45065488"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If relevant, briefly describe the threat model or failure mode you're addressing; reference prior work that motivates why it is worth addressing, or explain it yourself. </w:t>
      </w:r>
    </w:p>
    <w:p w14:paraId="02BFB0D7" w14:textId="77777777" w:rsidR="0001401F" w:rsidRDefault="0001401F">
      <w:pPr>
        <w:rPr>
          <w:rFonts w:ascii="Old Standard TT" w:eastAsia="Old Standard TT" w:hAnsi="Old Standard TT" w:cs="Old Standard TT"/>
          <w:i/>
          <w:iCs/>
        </w:rPr>
      </w:pPr>
    </w:p>
    <w:p w14:paraId="1EE5B6C8" w14:textId="77777777" w:rsidR="007719CB" w:rsidRDefault="007719CB">
      <w:pPr>
        <w:rPr>
          <w:ins w:id="5" w:author="Microsoft Word" w:date="2026-04-26T07:36:00Z" w16du:dateUtc="2026-04-26T12:36:00Z"/>
          <w:rFonts w:ascii="Old Standard TT" w:eastAsia="Old Standard TT" w:hAnsi="Old Standard TT" w:cs="Old Standard TT"/>
          <w:i/>
          <w:iCs/>
        </w:rPr>
      </w:pPr>
    </w:p>
    <w:p w14:paraId="51A5B5D8" w14:textId="298B3CA0" w:rsidR="00D62967" w:rsidRPr="0061615E" w:rsidRDefault="00425DE2">
      <w:pPr>
        <w:rPr>
          <w:rFonts w:ascii="Old Standard TT" w:eastAsia="Old Standard TT" w:hAnsi="Old Standard TT" w:cs="Old Standard TT"/>
          <w:b/>
          <w:bCs/>
          <w:i/>
          <w:iCs/>
        </w:rPr>
      </w:pPr>
      <w:r w:rsidRPr="0061615E">
        <w:rPr>
          <w:rFonts w:ascii="Old Standard TT" w:eastAsia="Old Standard TT" w:hAnsi="Old Standard TT" w:cs="Old Standard TT"/>
          <w:b/>
          <w:bCs/>
          <w:i/>
          <w:iCs/>
        </w:rPr>
        <w:t xml:space="preserve">From a technical standpoint, we needed to address the challenge of taking an unstructured biosecurity report and </w:t>
      </w:r>
      <w:proofErr w:type="gramStart"/>
      <w:r w:rsidR="00E24173" w:rsidRPr="0061615E">
        <w:rPr>
          <w:rFonts w:ascii="Old Standard TT" w:eastAsia="Old Standard TT" w:hAnsi="Old Standard TT" w:cs="Old Standard TT"/>
          <w:b/>
          <w:bCs/>
          <w:i/>
          <w:iCs/>
        </w:rPr>
        <w:t>transform</w:t>
      </w:r>
      <w:proofErr w:type="gramEnd"/>
      <w:r w:rsidR="00E24173" w:rsidRPr="0061615E">
        <w:rPr>
          <w:rFonts w:ascii="Old Standard TT" w:eastAsia="Old Standard TT" w:hAnsi="Old Standard TT" w:cs="Old Standard TT"/>
          <w:b/>
          <w:bCs/>
          <w:i/>
          <w:iCs/>
        </w:rPr>
        <w:t xml:space="preserve"> it into actionable intelligence. </w:t>
      </w:r>
      <w:r w:rsidR="000870DE" w:rsidRPr="0061615E">
        <w:rPr>
          <w:rFonts w:ascii="Old Standard TT" w:eastAsia="Old Standard TT" w:hAnsi="Old Standard TT" w:cs="Old Standard TT"/>
          <w:b/>
          <w:bCs/>
          <w:i/>
          <w:iCs/>
        </w:rPr>
        <w:t xml:space="preserve">To that end, we elected to develop a Large Language Model (LLM) pipeline </w:t>
      </w:r>
      <w:r w:rsidR="00B744A7" w:rsidRPr="0061615E">
        <w:rPr>
          <w:rFonts w:ascii="Old Standard TT" w:eastAsia="Old Standard TT" w:hAnsi="Old Standard TT" w:cs="Old Standard TT"/>
          <w:b/>
          <w:bCs/>
          <w:i/>
          <w:iCs/>
        </w:rPr>
        <w:t xml:space="preserve">that takes in the </w:t>
      </w:r>
      <w:r w:rsidR="005A6054" w:rsidRPr="0061615E">
        <w:rPr>
          <w:rFonts w:ascii="Old Standard TT" w:eastAsia="Old Standard TT" w:hAnsi="Old Standard TT" w:cs="Old Standard TT"/>
          <w:b/>
          <w:bCs/>
          <w:i/>
          <w:iCs/>
        </w:rPr>
        <w:t>report</w:t>
      </w:r>
      <w:r w:rsidR="00655D6F" w:rsidRPr="0061615E">
        <w:rPr>
          <w:rFonts w:ascii="Old Standard TT" w:eastAsia="Old Standard TT" w:hAnsi="Old Standard TT" w:cs="Old Standard TT"/>
          <w:b/>
          <w:bCs/>
          <w:i/>
          <w:iCs/>
        </w:rPr>
        <w:t xml:space="preserve"> as text and from there processes it in three distinct stages (extraction, retrieval, and analysis) to produce </w:t>
      </w:r>
      <w:r w:rsidR="00A724C9" w:rsidRPr="0061615E">
        <w:rPr>
          <w:rFonts w:ascii="Old Standard TT" w:eastAsia="Old Standard TT" w:hAnsi="Old Standard TT" w:cs="Old Standard TT"/>
          <w:b/>
          <w:bCs/>
          <w:i/>
          <w:iCs/>
        </w:rPr>
        <w:t>the intelligence report.</w:t>
      </w:r>
      <w:r w:rsidR="00E4441C" w:rsidRPr="0061615E">
        <w:rPr>
          <w:rFonts w:ascii="Old Standard TT" w:eastAsia="Old Standard TT" w:hAnsi="Old Standard TT" w:cs="Old Standard TT"/>
          <w:b/>
          <w:bCs/>
          <w:i/>
          <w:iCs/>
        </w:rPr>
        <w:t xml:space="preserve"> </w:t>
      </w:r>
    </w:p>
    <w:p w14:paraId="753C378D" w14:textId="77777777" w:rsidR="00A724C9" w:rsidRDefault="00A724C9">
      <w:pPr>
        <w:rPr>
          <w:rFonts w:ascii="Old Standard TT" w:eastAsia="Old Standard TT" w:hAnsi="Old Standard TT" w:cs="Old Standard TT"/>
          <w:i/>
          <w:iCs/>
        </w:rPr>
      </w:pPr>
    </w:p>
    <w:p w14:paraId="1087DC24" w14:textId="1DC4FF84" w:rsidR="00A724C9" w:rsidRDefault="00A724C9">
      <w:pPr>
        <w:rPr>
          <w:rFonts w:ascii="Old Standard TT" w:eastAsia="Old Standard TT" w:hAnsi="Old Standard TT" w:cs="Old Standard TT"/>
          <w:i/>
          <w:iCs/>
        </w:rPr>
      </w:pPr>
    </w:p>
    <w:p w14:paraId="309FFA32" w14:textId="77777777" w:rsidR="00D62967" w:rsidRDefault="00D62967">
      <w:pPr>
        <w:rPr>
          <w:rFonts w:ascii="Old Standard TT" w:eastAsia="Old Standard TT" w:hAnsi="Old Standard TT" w:cs="Old Standard TT"/>
          <w:i/>
          <w:iCs/>
        </w:rPr>
      </w:pPr>
    </w:p>
    <w:p w14:paraId="6DA1D42B"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Aspire to clearly list your most important contributions that go beyond what exists today.</w:t>
      </w:r>
    </w:p>
    <w:p w14:paraId="74557AB1"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b/>
          <w:bCs/>
          <w:i/>
          <w:iCs/>
        </w:rPr>
        <w:t>Our main contributions are:</w:t>
      </w:r>
    </w:p>
    <w:p w14:paraId="0E50C8EC" w14:textId="77777777" w:rsidR="007719CB" w:rsidRDefault="007719CB">
      <w:pPr>
        <w:rPr>
          <w:rFonts w:ascii="Old Standard TT" w:eastAsia="Old Standard TT" w:hAnsi="Old Standard TT" w:cs="Old Standard TT"/>
          <w:i/>
          <w:iCs/>
        </w:rPr>
      </w:pPr>
    </w:p>
    <w:p w14:paraId="7259B2AC" w14:textId="77777777" w:rsidR="00EF743A" w:rsidRPr="0061615E" w:rsidRDefault="00EF743A" w:rsidP="00EF743A">
      <w:pPr>
        <w:pStyle w:val="ListParagraph"/>
        <w:numPr>
          <w:ilvl w:val="0"/>
          <w:numId w:val="5"/>
        </w:numPr>
        <w:rPr>
          <w:rFonts w:ascii="Old Standard TT" w:eastAsia="Old Standard TT" w:hAnsi="Old Standard TT" w:cs="Old Standard TT"/>
          <w:b/>
          <w:bCs/>
          <w:i/>
          <w:iCs/>
        </w:rPr>
      </w:pPr>
      <w:r w:rsidRPr="0061615E">
        <w:rPr>
          <w:rFonts w:ascii="Old Standard TT" w:eastAsia="Old Standard TT" w:hAnsi="Old Standard TT" w:cs="Old Standard TT"/>
          <w:b/>
          <w:bCs/>
          <w:i/>
          <w:iCs/>
        </w:rPr>
        <w:t>By structuring LLM workflows into stages (extraction, retrieval, and analysis), we can improve reliability, interpretability, and consistency in biosecurity risk assessments.</w:t>
      </w:r>
    </w:p>
    <w:p w14:paraId="63562BB3" w14:textId="41F81699" w:rsidR="006727E2" w:rsidRPr="0061615E" w:rsidRDefault="004A70EE" w:rsidP="006727E2">
      <w:pPr>
        <w:pStyle w:val="ListParagraph"/>
        <w:numPr>
          <w:ilvl w:val="0"/>
          <w:numId w:val="5"/>
        </w:numPr>
        <w:rPr>
          <w:rFonts w:ascii="Old Standard TT" w:eastAsia="Old Standard TT" w:hAnsi="Old Standard TT" w:cs="Old Standard TT"/>
          <w:b/>
          <w:bCs/>
          <w:i/>
          <w:iCs/>
        </w:rPr>
      </w:pPr>
      <w:r w:rsidRPr="0061615E">
        <w:rPr>
          <w:rFonts w:ascii="Old Standard TT" w:eastAsia="Old Standard TT" w:hAnsi="Old Standard TT" w:cs="Old Standard TT"/>
          <w:b/>
          <w:bCs/>
          <w:i/>
          <w:iCs/>
        </w:rPr>
        <w:t xml:space="preserve">Utilizing a simple, keyword-based retrieval method that separates out historical events from policy guidance enables more controlled and comprehensive context retrieval. </w:t>
      </w:r>
    </w:p>
    <w:p w14:paraId="397CF78F" w14:textId="4FBDD589" w:rsidR="004A70EE" w:rsidRPr="00D02E58" w:rsidRDefault="004A70EE" w:rsidP="00D02E58">
      <w:pPr>
        <w:rPr>
          <w:rFonts w:ascii="Old Standard TT" w:eastAsia="Old Standard TT" w:hAnsi="Old Standard TT" w:cs="Old Standard TT"/>
          <w:i/>
          <w:iCs/>
        </w:rPr>
      </w:pPr>
    </w:p>
    <w:p w14:paraId="196B9B43"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6" w:name="_vzobftj4w235" w:colFirst="0" w:colLast="0"/>
      <w:bookmarkEnd w:id="6"/>
      <w:r>
        <w:rPr>
          <w:rFonts w:ascii="Old Standard TT" w:eastAsia="Old Standard TT" w:hAnsi="Old Standard TT" w:cs="Old Standard TT"/>
          <w:b/>
          <w:bCs/>
          <w:color w:val="434343"/>
          <w:sz w:val="28"/>
          <w:szCs w:val="28"/>
        </w:rPr>
        <w:lastRenderedPageBreak/>
        <w:t>2. Related Work</w:t>
      </w:r>
    </w:p>
    <w:p w14:paraId="50301F9F"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What prior work is most similar, and how does your work differ? </w:t>
      </w:r>
    </w:p>
    <w:p w14:paraId="6139FF23"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Cite the most relevant papers, tools, or projects. Explain what gap your work addresses.</w:t>
      </w:r>
    </w:p>
    <w:p w14:paraId="08FDBC88" w14:textId="77777777" w:rsidR="007719CB" w:rsidRDefault="007719CB">
      <w:pPr>
        <w:rPr>
          <w:rFonts w:ascii="Old Standard TT" w:eastAsia="Old Standard TT" w:hAnsi="Old Standard TT" w:cs="Old Standard TT"/>
          <w:i/>
          <w:iCs/>
        </w:rPr>
      </w:pPr>
    </w:p>
    <w:p w14:paraId="09366695"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Some questions which may help:</w:t>
      </w:r>
    </w:p>
    <w:p w14:paraId="070A05F3" w14:textId="77777777" w:rsidR="007719CB" w:rsidRDefault="009F5A3E">
      <w:pPr>
        <w:numPr>
          <w:ilvl w:val="0"/>
          <w:numId w:val="4"/>
        </w:numPr>
        <w:rPr>
          <w:rFonts w:ascii="Old Standard TT" w:eastAsia="Old Standard TT" w:hAnsi="Old Standard TT" w:cs="Old Standard TT"/>
          <w:i/>
          <w:iCs/>
        </w:rPr>
      </w:pPr>
      <w:r>
        <w:rPr>
          <w:rFonts w:ascii="Old Standard TT" w:eastAsia="Old Standard TT" w:hAnsi="Old Standard TT" w:cs="Old Standard TT"/>
          <w:i/>
          <w:iCs/>
        </w:rPr>
        <w:t>When and why would someone use your method over the existing state-of-the-art?</w:t>
      </w:r>
    </w:p>
    <w:p w14:paraId="2692E803" w14:textId="77777777" w:rsidR="007719CB" w:rsidRDefault="009F5A3E">
      <w:pPr>
        <w:numPr>
          <w:ilvl w:val="0"/>
          <w:numId w:val="4"/>
        </w:numPr>
        <w:rPr>
          <w:rFonts w:ascii="Old Standard TT" w:eastAsia="Old Standard TT" w:hAnsi="Old Standard TT" w:cs="Old Standard TT"/>
          <w:i/>
          <w:iCs/>
        </w:rPr>
      </w:pPr>
      <w:r>
        <w:rPr>
          <w:rFonts w:ascii="Old Standard TT" w:eastAsia="Old Standard TT" w:hAnsi="Old Standard TT" w:cs="Old Standard TT"/>
          <w:i/>
          <w:iCs/>
        </w:rPr>
        <w:t>What information/insight does your method provide which we did not have before?</w:t>
      </w:r>
    </w:p>
    <w:p w14:paraId="6CDB7F6C" w14:textId="77777777" w:rsidR="007719CB" w:rsidRDefault="007719CB">
      <w:pPr>
        <w:rPr>
          <w:rFonts w:ascii="Old Standard TT" w:eastAsia="Old Standard TT" w:hAnsi="Old Standard TT" w:cs="Old Standard TT"/>
          <w:i/>
          <w:iCs/>
        </w:rPr>
      </w:pPr>
    </w:p>
    <w:p w14:paraId="3BB44540"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7" w:name="_ylbu4j4ljvkd" w:colFirst="0" w:colLast="0"/>
      <w:bookmarkEnd w:id="7"/>
      <w:r>
        <w:rPr>
          <w:rFonts w:ascii="Old Standard TT" w:eastAsia="Old Standard TT" w:hAnsi="Old Standard TT" w:cs="Old Standard TT"/>
          <w:b/>
          <w:bCs/>
          <w:color w:val="434343"/>
          <w:sz w:val="28"/>
          <w:szCs w:val="28"/>
        </w:rPr>
        <w:t>3. Methods</w:t>
      </w:r>
    </w:p>
    <w:p w14:paraId="0DD17B33"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Describe your approach clearly enough that someone could replicate it. Include key design choices and justify them where relevant (hint: the more you can back up your design choices by referencing prior work, the better).</w:t>
      </w:r>
    </w:p>
    <w:p w14:paraId="387009ED" w14:textId="77777777" w:rsidR="007719CB" w:rsidRDefault="007719CB">
      <w:pPr>
        <w:rPr>
          <w:rFonts w:ascii="Old Standard TT" w:eastAsia="Old Standard TT" w:hAnsi="Old Standard TT" w:cs="Old Standard TT"/>
          <w:i/>
          <w:iCs/>
        </w:rPr>
      </w:pPr>
    </w:p>
    <w:p w14:paraId="3D399DFE"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What models/datasets/tools did you use and why? What were key parameters or design decisions? What did you try that didn't work? Could someone reproduce your work from this description?</w:t>
      </w:r>
    </w:p>
    <w:p w14:paraId="6B21E06E" w14:textId="77777777" w:rsidR="0001401F" w:rsidRDefault="0001401F">
      <w:pPr>
        <w:rPr>
          <w:rFonts w:ascii="Old Standard TT" w:eastAsia="Old Standard TT" w:hAnsi="Old Standard TT" w:cs="Old Standard TT"/>
          <w:i/>
          <w:iCs/>
        </w:rPr>
      </w:pPr>
    </w:p>
    <w:p w14:paraId="70296254" w14:textId="3B6A5164" w:rsidR="006D4CFB" w:rsidRPr="0042204E" w:rsidRDefault="006D4CFB">
      <w:pPr>
        <w:rPr>
          <w:rFonts w:ascii="Old Standard TT" w:eastAsia="Old Standard TT" w:hAnsi="Old Standard TT" w:cs="Old Standard TT"/>
          <w:b/>
          <w:bCs/>
          <w:i/>
          <w:iCs/>
        </w:rPr>
      </w:pPr>
      <w:r w:rsidRPr="0042204E">
        <w:rPr>
          <w:rFonts w:ascii="Old Standard TT" w:eastAsia="Old Standard TT" w:hAnsi="Old Standard TT" w:cs="Old Standard TT"/>
          <w:b/>
          <w:bCs/>
          <w:i/>
          <w:iCs/>
        </w:rPr>
        <w:t>Our LLM Pipeline Architecture</w:t>
      </w:r>
    </w:p>
    <w:p w14:paraId="25918475" w14:textId="77777777" w:rsidR="006D4CFB" w:rsidRPr="0042204E" w:rsidRDefault="006D4CFB">
      <w:pPr>
        <w:rPr>
          <w:rFonts w:ascii="Old Standard TT" w:eastAsia="Old Standard TT" w:hAnsi="Old Standard TT" w:cs="Old Standard TT"/>
          <w:b/>
          <w:bCs/>
          <w:i/>
          <w:iCs/>
        </w:rPr>
      </w:pPr>
    </w:p>
    <w:p w14:paraId="5BB00156" w14:textId="66739776" w:rsidR="006D4CFB" w:rsidRPr="0042204E" w:rsidRDefault="006D4CFB">
      <w:pPr>
        <w:rPr>
          <w:rFonts w:ascii="Old Standard TT" w:eastAsia="Old Standard TT" w:hAnsi="Old Standard TT" w:cs="Old Standard TT"/>
          <w:b/>
          <w:bCs/>
          <w:i/>
          <w:iCs/>
        </w:rPr>
      </w:pPr>
      <w:r w:rsidRPr="0042204E">
        <w:rPr>
          <w:rFonts w:ascii="Old Standard TT" w:eastAsia="Old Standard TT" w:hAnsi="Old Standard TT" w:cs="Old Standard TT"/>
          <w:b/>
          <w:bCs/>
          <w:i/>
          <w:iCs/>
        </w:rPr>
        <w:t xml:space="preserve">The system was designed </w:t>
      </w:r>
      <w:r w:rsidR="00D43C58" w:rsidRPr="0042204E">
        <w:rPr>
          <w:rFonts w:ascii="Old Standard TT" w:eastAsia="Old Standard TT" w:hAnsi="Old Standard TT" w:cs="Old Standard TT"/>
          <w:b/>
          <w:bCs/>
          <w:i/>
          <w:iCs/>
        </w:rPr>
        <w:t xml:space="preserve">with three stages: (1) structured extraction, (2) context retrieval, and (3) analysis and synthesis. </w:t>
      </w:r>
    </w:p>
    <w:p w14:paraId="737445D2" w14:textId="77777777" w:rsidR="00D43C58" w:rsidRPr="0042204E" w:rsidRDefault="00D43C58">
      <w:pPr>
        <w:rPr>
          <w:rFonts w:ascii="Old Standard TT" w:eastAsia="Old Standard TT" w:hAnsi="Old Standard TT" w:cs="Old Standard TT"/>
          <w:b/>
          <w:bCs/>
          <w:i/>
          <w:iCs/>
        </w:rPr>
      </w:pPr>
    </w:p>
    <w:p w14:paraId="0A69CE82" w14:textId="27B9A8BE" w:rsidR="00D43C58" w:rsidRPr="0042204E" w:rsidRDefault="00D43C58">
      <w:pPr>
        <w:rPr>
          <w:rFonts w:ascii="Old Standard TT" w:eastAsia="Old Standard TT" w:hAnsi="Old Standard TT" w:cs="Old Standard TT"/>
          <w:b/>
          <w:bCs/>
          <w:i/>
          <w:iCs/>
        </w:rPr>
      </w:pPr>
      <w:r w:rsidRPr="0042204E">
        <w:rPr>
          <w:rFonts w:ascii="Old Standard TT" w:eastAsia="Old Standard TT" w:hAnsi="Old Standard TT" w:cs="Old Standard TT"/>
          <w:b/>
          <w:bCs/>
          <w:i/>
          <w:iCs/>
        </w:rPr>
        <w:t>The first stage</w:t>
      </w:r>
      <w:r w:rsidR="007A1B2D" w:rsidRPr="0042204E">
        <w:rPr>
          <w:rFonts w:ascii="Old Standard TT" w:eastAsia="Old Standard TT" w:hAnsi="Old Standard TT" w:cs="Old Standard TT"/>
          <w:b/>
          <w:bCs/>
          <w:i/>
          <w:iCs/>
        </w:rPr>
        <w:t>, structured extraction, is focused on taking the input from the user (raw text from a report)</w:t>
      </w:r>
      <w:r w:rsidR="00C0131E" w:rsidRPr="0042204E">
        <w:rPr>
          <w:rFonts w:ascii="Old Standard TT" w:eastAsia="Old Standard TT" w:hAnsi="Old Standard TT" w:cs="Old Standard TT"/>
          <w:b/>
          <w:bCs/>
          <w:i/>
          <w:iCs/>
        </w:rPr>
        <w:t xml:space="preserve"> and uses the LLM to break it down into data request from the data layer. </w:t>
      </w:r>
      <w:r w:rsidR="00342EA5" w:rsidRPr="0042204E">
        <w:rPr>
          <w:rFonts w:ascii="Old Standard TT" w:eastAsia="Old Standard TT" w:hAnsi="Old Standard TT" w:cs="Old Standard TT"/>
          <w:b/>
          <w:bCs/>
          <w:i/>
          <w:iCs/>
        </w:rPr>
        <w:t>The request includes fields such as pathogen name, location, transmission modes, and contextual tags</w:t>
      </w:r>
      <w:r w:rsidR="00634A08" w:rsidRPr="0042204E">
        <w:rPr>
          <w:rFonts w:ascii="Old Standard TT" w:eastAsia="Old Standard TT" w:hAnsi="Old Standard TT" w:cs="Old Standard TT"/>
          <w:b/>
          <w:bCs/>
          <w:i/>
          <w:iCs/>
        </w:rPr>
        <w:t xml:space="preserve"> (short keywords that capture important context that isn’t </w:t>
      </w:r>
      <w:r w:rsidR="00227F9E" w:rsidRPr="0042204E">
        <w:rPr>
          <w:rFonts w:ascii="Old Standard TT" w:eastAsia="Old Standard TT" w:hAnsi="Old Standard TT" w:cs="Old Standard TT"/>
          <w:b/>
          <w:bCs/>
          <w:i/>
          <w:iCs/>
        </w:rPr>
        <w:t>captured by the other fields)</w:t>
      </w:r>
      <w:r w:rsidR="00342EA5" w:rsidRPr="0042204E">
        <w:rPr>
          <w:rFonts w:ascii="Old Standard TT" w:eastAsia="Old Standard TT" w:hAnsi="Old Standard TT" w:cs="Old Standard TT"/>
          <w:b/>
          <w:bCs/>
          <w:i/>
          <w:iCs/>
        </w:rPr>
        <w:t xml:space="preserve">. </w:t>
      </w:r>
      <w:r w:rsidR="00C9292D" w:rsidRPr="0042204E">
        <w:rPr>
          <w:rFonts w:ascii="Old Standard TT" w:eastAsia="Old Standard TT" w:hAnsi="Old Standard TT" w:cs="Old Standard TT"/>
          <w:b/>
          <w:bCs/>
          <w:i/>
          <w:iCs/>
        </w:rPr>
        <w:t>The output from this</w:t>
      </w:r>
      <w:r w:rsidR="00503D27" w:rsidRPr="0042204E">
        <w:rPr>
          <w:rFonts w:ascii="Old Standard TT" w:eastAsia="Old Standard TT" w:hAnsi="Old Standard TT" w:cs="Old Standard TT"/>
          <w:b/>
          <w:bCs/>
          <w:i/>
          <w:iCs/>
        </w:rPr>
        <w:t xml:space="preserve"> stage is constrained to a predefined JSON structure</w:t>
      </w:r>
      <w:r w:rsidR="00032931" w:rsidRPr="0042204E">
        <w:rPr>
          <w:rFonts w:ascii="Old Standard TT" w:eastAsia="Old Standard TT" w:hAnsi="Old Standard TT" w:cs="Old Standard TT"/>
          <w:b/>
          <w:bCs/>
          <w:i/>
          <w:iCs/>
        </w:rPr>
        <w:t xml:space="preserve">. We utilize a safe parsing function to ensure it </w:t>
      </w:r>
      <w:r w:rsidR="00634A08" w:rsidRPr="0042204E">
        <w:rPr>
          <w:rFonts w:ascii="Old Standard TT" w:eastAsia="Old Standard TT" w:hAnsi="Old Standard TT" w:cs="Old Standard TT"/>
          <w:b/>
          <w:bCs/>
          <w:i/>
          <w:iCs/>
        </w:rPr>
        <w:t>is valid.</w:t>
      </w:r>
    </w:p>
    <w:p w14:paraId="43BF9A6D" w14:textId="77777777" w:rsidR="00634A08" w:rsidRPr="0042204E" w:rsidRDefault="00634A08">
      <w:pPr>
        <w:rPr>
          <w:rFonts w:ascii="Old Standard TT" w:eastAsia="Old Standard TT" w:hAnsi="Old Standard TT" w:cs="Old Standard TT"/>
          <w:b/>
          <w:bCs/>
          <w:i/>
          <w:iCs/>
        </w:rPr>
      </w:pPr>
    </w:p>
    <w:p w14:paraId="77BD9401" w14:textId="77777777" w:rsidR="00D672E2" w:rsidRPr="0042204E" w:rsidRDefault="00227F9E">
      <w:pPr>
        <w:rPr>
          <w:rFonts w:ascii="Old Standard TT" w:eastAsia="Old Standard TT" w:hAnsi="Old Standard TT" w:cs="Old Standard TT"/>
          <w:b/>
          <w:bCs/>
          <w:i/>
          <w:iCs/>
        </w:rPr>
      </w:pPr>
      <w:r w:rsidRPr="0042204E">
        <w:rPr>
          <w:rFonts w:ascii="Old Standard TT" w:eastAsia="Old Standard TT" w:hAnsi="Old Standard TT" w:cs="Old Standard TT"/>
          <w:b/>
          <w:bCs/>
          <w:i/>
          <w:iCs/>
        </w:rPr>
        <w:t xml:space="preserve">In the second stage, we use a simple retrieval-augmented generation (RAG) </w:t>
      </w:r>
      <w:r w:rsidR="0038148C" w:rsidRPr="0042204E">
        <w:rPr>
          <w:rFonts w:ascii="Old Standard TT" w:eastAsia="Old Standard TT" w:hAnsi="Old Standard TT" w:cs="Old Standard TT"/>
          <w:b/>
          <w:bCs/>
          <w:i/>
          <w:iCs/>
        </w:rPr>
        <w:t xml:space="preserve">method to identify relevant context from the curated corpus. </w:t>
      </w:r>
      <w:r w:rsidR="00D55544" w:rsidRPr="0042204E">
        <w:rPr>
          <w:rFonts w:ascii="Old Standard TT" w:eastAsia="Old Standard TT" w:hAnsi="Old Standard TT" w:cs="Old Standard TT"/>
          <w:b/>
          <w:bCs/>
          <w:i/>
          <w:iCs/>
        </w:rPr>
        <w:t>We implemented this using a keyword-based scoring system</w:t>
      </w:r>
      <w:r w:rsidR="00D672E2" w:rsidRPr="0042204E">
        <w:rPr>
          <w:rFonts w:ascii="Old Standard TT" w:eastAsia="Old Standard TT" w:hAnsi="Old Standard TT" w:cs="Old Standard TT"/>
          <w:b/>
          <w:bCs/>
          <w:i/>
          <w:iCs/>
        </w:rPr>
        <w:t>. To that end, we developed two scoring functions:</w:t>
      </w:r>
    </w:p>
    <w:p w14:paraId="46B384FB" w14:textId="77777777" w:rsidR="00D672E2" w:rsidRPr="0042204E" w:rsidRDefault="00D672E2">
      <w:pPr>
        <w:rPr>
          <w:rFonts w:ascii="Old Standard TT" w:eastAsia="Old Standard TT" w:hAnsi="Old Standard TT" w:cs="Old Standard TT"/>
          <w:b/>
          <w:bCs/>
          <w:i/>
          <w:iCs/>
        </w:rPr>
      </w:pPr>
    </w:p>
    <w:p w14:paraId="36745B28" w14:textId="77777777" w:rsidR="000309D7" w:rsidRPr="0042204E" w:rsidRDefault="00D672E2">
      <w:pPr>
        <w:rPr>
          <w:rFonts w:ascii="Old Standard TT" w:eastAsia="Old Standard TT" w:hAnsi="Old Standard TT" w:cs="Old Standard TT"/>
          <w:b/>
          <w:bCs/>
          <w:i/>
          <w:iCs/>
        </w:rPr>
      </w:pPr>
      <w:r w:rsidRPr="0042204E">
        <w:rPr>
          <w:rFonts w:ascii="Old Standard TT" w:eastAsia="Old Standard TT" w:hAnsi="Old Standard TT" w:cs="Old Standard TT"/>
          <w:b/>
          <w:bCs/>
          <w:i/>
          <w:iCs/>
        </w:rPr>
        <w:t xml:space="preserve">- Outbreak scoring: prioritizes </w:t>
      </w:r>
      <w:r w:rsidR="000309D7" w:rsidRPr="0042204E">
        <w:rPr>
          <w:rFonts w:ascii="Old Standard TT" w:eastAsia="Old Standard TT" w:hAnsi="Old Standard TT" w:cs="Old Standard TT"/>
          <w:b/>
          <w:bCs/>
          <w:i/>
          <w:iCs/>
        </w:rPr>
        <w:t>matching historical events based on pathogen, location, and transmission similarities.</w:t>
      </w:r>
    </w:p>
    <w:p w14:paraId="485D7267" w14:textId="77777777" w:rsidR="000309D7" w:rsidRPr="0042204E" w:rsidRDefault="000309D7">
      <w:pPr>
        <w:rPr>
          <w:rFonts w:ascii="Old Standard TT" w:eastAsia="Old Standard TT" w:hAnsi="Old Standard TT" w:cs="Old Standard TT"/>
          <w:b/>
          <w:bCs/>
          <w:i/>
          <w:iCs/>
        </w:rPr>
      </w:pPr>
    </w:p>
    <w:p w14:paraId="5B439936" w14:textId="77777777" w:rsidR="00474AB6" w:rsidRPr="0042204E" w:rsidRDefault="000309D7">
      <w:pPr>
        <w:rPr>
          <w:rFonts w:ascii="Old Standard TT" w:eastAsia="Old Standard TT" w:hAnsi="Old Standard TT" w:cs="Old Standard TT"/>
          <w:b/>
          <w:bCs/>
          <w:i/>
          <w:iCs/>
        </w:rPr>
      </w:pPr>
      <w:r w:rsidRPr="0042204E">
        <w:rPr>
          <w:rFonts w:ascii="Old Standard TT" w:eastAsia="Old Standard TT" w:hAnsi="Old Standard TT" w:cs="Old Standard TT"/>
          <w:b/>
          <w:bCs/>
          <w:i/>
          <w:iCs/>
        </w:rPr>
        <w:t xml:space="preserve">- Policy </w:t>
      </w:r>
      <w:proofErr w:type="gramStart"/>
      <w:r w:rsidRPr="0042204E">
        <w:rPr>
          <w:rFonts w:ascii="Old Standard TT" w:eastAsia="Old Standard TT" w:hAnsi="Old Standard TT" w:cs="Old Standard TT"/>
          <w:b/>
          <w:bCs/>
          <w:i/>
          <w:iCs/>
        </w:rPr>
        <w:t>scoring:</w:t>
      </w:r>
      <w:proofErr w:type="gramEnd"/>
      <w:r w:rsidRPr="0042204E">
        <w:rPr>
          <w:rFonts w:ascii="Old Standard TT" w:eastAsia="Old Standard TT" w:hAnsi="Old Standard TT" w:cs="Old Standard TT"/>
          <w:b/>
          <w:bCs/>
          <w:i/>
          <w:iCs/>
        </w:rPr>
        <w:t xml:space="preserve"> </w:t>
      </w:r>
      <w:r w:rsidR="001A1F1B" w:rsidRPr="0042204E">
        <w:rPr>
          <w:rFonts w:ascii="Old Standard TT" w:eastAsia="Old Standard TT" w:hAnsi="Old Standard TT" w:cs="Old Standard TT"/>
          <w:b/>
          <w:bCs/>
          <w:i/>
          <w:iCs/>
        </w:rPr>
        <w:t xml:space="preserve">prioritizes matching policy and framework corpus entries </w:t>
      </w:r>
      <w:r w:rsidR="008435BB" w:rsidRPr="0042204E">
        <w:rPr>
          <w:rFonts w:ascii="Old Standard TT" w:eastAsia="Old Standard TT" w:hAnsi="Old Standard TT" w:cs="Old Standard TT"/>
          <w:b/>
          <w:bCs/>
          <w:i/>
          <w:iCs/>
        </w:rPr>
        <w:t xml:space="preserve">by looking at key words present in the </w:t>
      </w:r>
      <w:r w:rsidR="00474AB6" w:rsidRPr="0042204E">
        <w:rPr>
          <w:rFonts w:ascii="Old Standard TT" w:eastAsia="Old Standard TT" w:hAnsi="Old Standard TT" w:cs="Old Standard TT"/>
          <w:b/>
          <w:bCs/>
          <w:i/>
          <w:iCs/>
        </w:rPr>
        <w:t>documents.</w:t>
      </w:r>
    </w:p>
    <w:p w14:paraId="47650733" w14:textId="77777777" w:rsidR="00474AB6" w:rsidRPr="0042204E" w:rsidRDefault="00474AB6">
      <w:pPr>
        <w:rPr>
          <w:rFonts w:ascii="Old Standard TT" w:eastAsia="Old Standard TT" w:hAnsi="Old Standard TT" w:cs="Old Standard TT"/>
          <w:b/>
          <w:bCs/>
          <w:i/>
          <w:iCs/>
        </w:rPr>
      </w:pPr>
    </w:p>
    <w:p w14:paraId="534434D8" w14:textId="1C50E9F7" w:rsidR="00634A08" w:rsidRPr="0042204E" w:rsidRDefault="00474AB6">
      <w:pPr>
        <w:rPr>
          <w:rFonts w:ascii="Old Standard TT" w:eastAsia="Old Standard TT" w:hAnsi="Old Standard TT" w:cs="Old Standard TT"/>
          <w:b/>
          <w:bCs/>
          <w:i/>
          <w:iCs/>
        </w:rPr>
      </w:pPr>
      <w:r w:rsidRPr="0042204E">
        <w:rPr>
          <w:rFonts w:ascii="Old Standard TT" w:eastAsia="Old Standard TT" w:hAnsi="Old Standard TT" w:cs="Old Standard TT"/>
          <w:b/>
          <w:bCs/>
          <w:i/>
          <w:iCs/>
        </w:rPr>
        <w:lastRenderedPageBreak/>
        <w:t>This separation</w:t>
      </w:r>
      <w:r w:rsidR="00762EF6" w:rsidRPr="0042204E">
        <w:rPr>
          <w:rFonts w:ascii="Old Standard TT" w:eastAsia="Old Standard TT" w:hAnsi="Old Standard TT" w:cs="Old Standard TT"/>
          <w:b/>
          <w:bCs/>
          <w:i/>
          <w:iCs/>
        </w:rPr>
        <w:t xml:space="preserve"> was an intentional design choice to ensure our intelligence report include</w:t>
      </w:r>
      <w:r w:rsidR="00D65EAF" w:rsidRPr="0042204E">
        <w:rPr>
          <w:rFonts w:ascii="Old Standard TT" w:eastAsia="Old Standard TT" w:hAnsi="Old Standard TT" w:cs="Old Standard TT"/>
          <w:b/>
          <w:bCs/>
          <w:i/>
          <w:iCs/>
        </w:rPr>
        <w:t>s</w:t>
      </w:r>
      <w:r w:rsidR="00762EF6" w:rsidRPr="0042204E">
        <w:rPr>
          <w:rFonts w:ascii="Old Standard TT" w:eastAsia="Old Standard TT" w:hAnsi="Old Standard TT" w:cs="Old Standard TT"/>
          <w:b/>
          <w:bCs/>
          <w:i/>
          <w:iCs/>
        </w:rPr>
        <w:t xml:space="preserve"> </w:t>
      </w:r>
      <w:r w:rsidR="00910153" w:rsidRPr="0042204E">
        <w:rPr>
          <w:rFonts w:ascii="Old Standard TT" w:eastAsia="Old Standard TT" w:hAnsi="Old Standard TT" w:cs="Old Standard TT"/>
          <w:b/>
          <w:bCs/>
          <w:i/>
          <w:iCs/>
        </w:rPr>
        <w:t xml:space="preserve">both </w:t>
      </w:r>
      <w:r w:rsidR="00D65EAF" w:rsidRPr="0042204E">
        <w:rPr>
          <w:rFonts w:ascii="Old Standard TT" w:eastAsia="Old Standard TT" w:hAnsi="Old Standard TT" w:cs="Old Standard TT"/>
          <w:b/>
          <w:bCs/>
          <w:i/>
          <w:iCs/>
        </w:rPr>
        <w:t>policy guidance and historical events</w:t>
      </w:r>
      <w:r w:rsidR="0038148C" w:rsidRPr="0042204E">
        <w:rPr>
          <w:rFonts w:ascii="Old Standard TT" w:eastAsia="Old Standard TT" w:hAnsi="Old Standard TT" w:cs="Old Standard TT"/>
          <w:b/>
          <w:bCs/>
          <w:i/>
          <w:iCs/>
        </w:rPr>
        <w:t xml:space="preserve"> </w:t>
      </w:r>
      <w:r w:rsidR="00D65EAF" w:rsidRPr="0042204E">
        <w:rPr>
          <w:rFonts w:ascii="Old Standard TT" w:eastAsia="Old Standard TT" w:hAnsi="Old Standard TT" w:cs="Old Standard TT"/>
          <w:b/>
          <w:bCs/>
          <w:i/>
          <w:iCs/>
        </w:rPr>
        <w:t>when relevant.</w:t>
      </w:r>
      <w:r w:rsidR="00C41D5F" w:rsidRPr="0042204E">
        <w:rPr>
          <w:rFonts w:ascii="Old Standard TT" w:eastAsia="Old Standard TT" w:hAnsi="Old Standard TT" w:cs="Old Standard TT"/>
          <w:b/>
          <w:bCs/>
          <w:i/>
          <w:iCs/>
        </w:rPr>
        <w:t xml:space="preserve"> To that end, each entry in the corpus is scored independently and ranked in its category. The system selects the top</w:t>
      </w:r>
      <w:r w:rsidR="009B4E0F" w:rsidRPr="0042204E">
        <w:rPr>
          <w:rFonts w:ascii="Old Standard TT" w:eastAsia="Old Standard TT" w:hAnsi="Old Standard TT" w:cs="Old Standard TT"/>
          <w:b/>
          <w:bCs/>
          <w:i/>
          <w:iCs/>
        </w:rPr>
        <w:t>-k results for each category. In our case we used top three historical events and top 2 policy</w:t>
      </w:r>
      <w:r w:rsidR="001C28B0" w:rsidRPr="0042204E">
        <w:rPr>
          <w:rFonts w:ascii="Old Standard TT" w:eastAsia="Old Standard TT" w:hAnsi="Old Standard TT" w:cs="Old Standard TT"/>
          <w:b/>
          <w:bCs/>
          <w:i/>
          <w:iCs/>
        </w:rPr>
        <w:t xml:space="preserve"> entries.</w:t>
      </w:r>
    </w:p>
    <w:p w14:paraId="2BC60FD5" w14:textId="77777777" w:rsidR="001C28B0" w:rsidRPr="0042204E" w:rsidRDefault="001C28B0">
      <w:pPr>
        <w:rPr>
          <w:rFonts w:ascii="Old Standard TT" w:eastAsia="Old Standard TT" w:hAnsi="Old Standard TT" w:cs="Old Standard TT"/>
          <w:b/>
          <w:bCs/>
          <w:i/>
          <w:iCs/>
        </w:rPr>
      </w:pPr>
    </w:p>
    <w:p w14:paraId="66AD3F37" w14:textId="221F00A8" w:rsidR="001C28B0" w:rsidRPr="0042204E" w:rsidRDefault="001C28B0">
      <w:pPr>
        <w:rPr>
          <w:rFonts w:ascii="Old Standard TT" w:eastAsia="Old Standard TT" w:hAnsi="Old Standard TT" w:cs="Old Standard TT"/>
          <w:b/>
          <w:bCs/>
          <w:i/>
          <w:iCs/>
        </w:rPr>
      </w:pPr>
      <w:r w:rsidRPr="0042204E">
        <w:rPr>
          <w:rFonts w:ascii="Old Standard TT" w:eastAsia="Old Standard TT" w:hAnsi="Old Standard TT" w:cs="Old Standard TT"/>
          <w:b/>
          <w:bCs/>
          <w:i/>
          <w:iCs/>
        </w:rPr>
        <w:t>In the third and final stage, the retrieved context and structured extraction are passed to the LLM</w:t>
      </w:r>
      <w:r w:rsidR="0024381E" w:rsidRPr="0042204E">
        <w:rPr>
          <w:rFonts w:ascii="Old Standard TT" w:eastAsia="Old Standard TT" w:hAnsi="Old Standard TT" w:cs="Old Standard TT"/>
          <w:b/>
          <w:bCs/>
          <w:i/>
          <w:iCs/>
        </w:rPr>
        <w:t>, which then generates the intelligence report/risk assessment.</w:t>
      </w:r>
      <w:r w:rsidR="00261C36" w:rsidRPr="0042204E">
        <w:rPr>
          <w:rFonts w:ascii="Old Standard TT" w:eastAsia="Old Standard TT" w:hAnsi="Old Standard TT" w:cs="Old Standard TT"/>
          <w:b/>
          <w:bCs/>
          <w:i/>
          <w:iCs/>
        </w:rPr>
        <w:t xml:space="preserve"> Like the structured extraction, the output is constrained to a predefined JSON structure</w:t>
      </w:r>
      <w:r w:rsidR="00C510CC" w:rsidRPr="0042204E">
        <w:rPr>
          <w:rFonts w:ascii="Old Standard TT" w:eastAsia="Old Standard TT" w:hAnsi="Old Standard TT" w:cs="Old Standard TT"/>
          <w:b/>
          <w:bCs/>
          <w:i/>
          <w:iCs/>
        </w:rPr>
        <w:t xml:space="preserve"> to ensure </w:t>
      </w:r>
      <w:r w:rsidR="000D7C49" w:rsidRPr="0042204E">
        <w:rPr>
          <w:rFonts w:ascii="Old Standard TT" w:eastAsia="Old Standard TT" w:hAnsi="Old Standard TT" w:cs="Old Standard TT"/>
          <w:b/>
          <w:bCs/>
          <w:i/>
          <w:iCs/>
        </w:rPr>
        <w:t xml:space="preserve">the </w:t>
      </w:r>
      <w:r w:rsidR="00851078" w:rsidRPr="0042204E">
        <w:rPr>
          <w:rFonts w:ascii="Old Standard TT" w:eastAsia="Old Standard TT" w:hAnsi="Old Standard TT" w:cs="Old Standard TT"/>
          <w:b/>
          <w:bCs/>
          <w:i/>
          <w:iCs/>
        </w:rPr>
        <w:t>front end</w:t>
      </w:r>
      <w:r w:rsidR="000D7C49" w:rsidRPr="0042204E">
        <w:rPr>
          <w:rFonts w:ascii="Old Standard TT" w:eastAsia="Old Standard TT" w:hAnsi="Old Standard TT" w:cs="Old Standard TT"/>
          <w:b/>
          <w:bCs/>
          <w:i/>
          <w:iCs/>
        </w:rPr>
        <w:t xml:space="preserve"> receives consistent </w:t>
      </w:r>
      <w:r w:rsidR="00573DFA" w:rsidRPr="0042204E">
        <w:rPr>
          <w:rFonts w:ascii="Old Standard TT" w:eastAsia="Old Standard TT" w:hAnsi="Old Standard TT" w:cs="Old Standard TT"/>
          <w:b/>
          <w:bCs/>
          <w:i/>
          <w:iCs/>
        </w:rPr>
        <w:t xml:space="preserve">output to reliably display the </w:t>
      </w:r>
      <w:r w:rsidR="00851078" w:rsidRPr="0042204E">
        <w:rPr>
          <w:rFonts w:ascii="Old Standard TT" w:eastAsia="Old Standard TT" w:hAnsi="Old Standard TT" w:cs="Old Standard TT"/>
          <w:b/>
          <w:bCs/>
          <w:i/>
          <w:iCs/>
        </w:rPr>
        <w:t>results.</w:t>
      </w:r>
    </w:p>
    <w:p w14:paraId="4611C9AB" w14:textId="77777777" w:rsidR="00D65EAF" w:rsidRDefault="00D65EAF">
      <w:pPr>
        <w:rPr>
          <w:rFonts w:ascii="Old Standard TT" w:eastAsia="Old Standard TT" w:hAnsi="Old Standard TT" w:cs="Old Standard TT"/>
          <w:i/>
          <w:iCs/>
        </w:rPr>
      </w:pPr>
    </w:p>
    <w:p w14:paraId="48495E8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8" w:name="_6bk7befxzvsr" w:colFirst="0" w:colLast="0"/>
      <w:bookmarkEnd w:id="8"/>
      <w:r>
        <w:rPr>
          <w:rFonts w:ascii="Old Standard TT" w:eastAsia="Old Standard TT" w:hAnsi="Old Standard TT" w:cs="Old Standard TT"/>
          <w:b/>
          <w:bCs/>
          <w:color w:val="434343"/>
          <w:sz w:val="28"/>
          <w:szCs w:val="28"/>
        </w:rPr>
        <w:t>4. Results</w:t>
      </w:r>
    </w:p>
    <w:p w14:paraId="41BC3CE8"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Present your main findings with appropriate evidence. Use figures and tables where appropriate (we strongly encourage at least one figure, see tips below). Distinguish between observations and interpretations. </w:t>
      </w:r>
    </w:p>
    <w:p w14:paraId="6D795E47" w14:textId="77777777" w:rsidR="007719CB" w:rsidRDefault="007719CB">
      <w:pPr>
        <w:rPr>
          <w:rFonts w:ascii="Old Standard TT" w:eastAsia="Old Standard TT" w:hAnsi="Old Standard TT" w:cs="Old Standard TT"/>
          <w:i/>
          <w:iCs/>
        </w:rPr>
      </w:pPr>
    </w:p>
    <w:p w14:paraId="6422CD5D"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Argue why your claims are robust. E.g., if your approach “performs better” than alternatives:</w:t>
      </w:r>
    </w:p>
    <w:p w14:paraId="262D677E" w14:textId="77777777" w:rsidR="007719CB" w:rsidRDefault="009F5A3E">
      <w:pPr>
        <w:numPr>
          <w:ilvl w:val="0"/>
          <w:numId w:val="2"/>
        </w:numPr>
        <w:rPr>
          <w:rFonts w:ascii="Old Standard TT" w:eastAsia="Old Standard TT" w:hAnsi="Old Standard TT" w:cs="Old Standard TT"/>
          <w:i/>
          <w:iCs/>
        </w:rPr>
      </w:pPr>
      <w:r>
        <w:rPr>
          <w:rFonts w:ascii="Old Standard TT" w:eastAsia="Old Standard TT" w:hAnsi="Old Standard TT" w:cs="Old Standard TT"/>
          <w:i/>
          <w:iCs/>
        </w:rPr>
        <w:t>Do you have enough data? Is the difference statistically significant?</w:t>
      </w:r>
    </w:p>
    <w:p w14:paraId="36E8062B" w14:textId="77777777" w:rsidR="007719CB" w:rsidRDefault="009F5A3E">
      <w:pPr>
        <w:numPr>
          <w:ilvl w:val="0"/>
          <w:numId w:val="2"/>
        </w:numPr>
        <w:rPr>
          <w:rFonts w:ascii="Old Standard TT" w:eastAsia="Old Standard TT" w:hAnsi="Old Standard TT" w:cs="Old Standard TT"/>
          <w:i/>
          <w:iCs/>
        </w:rPr>
      </w:pPr>
      <w:r>
        <w:rPr>
          <w:rFonts w:ascii="Old Standard TT" w:eastAsia="Old Standard TT" w:hAnsi="Old Standard TT" w:cs="Old Standard TT"/>
          <w:i/>
          <w:iCs/>
        </w:rPr>
        <w:t>Is it robust? Or do small changes to your setup cause substantial changes to your results?</w:t>
      </w:r>
    </w:p>
    <w:p w14:paraId="7E417EB4" w14:textId="77777777" w:rsidR="007719CB" w:rsidRDefault="007719CB">
      <w:pPr>
        <w:rPr>
          <w:rFonts w:ascii="Old Standard TT" w:eastAsia="Old Standard TT" w:hAnsi="Old Standard TT" w:cs="Old Standard TT"/>
          <w:i/>
          <w:iCs/>
        </w:rPr>
      </w:pPr>
    </w:p>
    <w:p w14:paraId="31A6AC7D" w14:textId="77777777" w:rsidR="007719CB" w:rsidRDefault="009F5A3E">
      <w:pPr>
        <w:ind w:left="600" w:right="600"/>
        <w:rPr>
          <w:rFonts w:ascii="Old Standard TT" w:eastAsia="Old Standard TT" w:hAnsi="Old Standard TT" w:cs="Old Standard TT"/>
          <w:i/>
          <w:iCs/>
        </w:rPr>
      </w:pPr>
      <w:r>
        <w:rPr>
          <w:rFonts w:ascii="Old Standard TT" w:eastAsia="Old Standard TT" w:hAnsi="Old Standard TT" w:cs="Old Standard TT"/>
          <w:b/>
          <w:bCs/>
          <w:i/>
          <w:iCs/>
        </w:rPr>
        <w:t>Tips for figures and tables:</w:t>
      </w:r>
    </w:p>
    <w:p w14:paraId="6233FCDE" w14:textId="77777777" w:rsidR="007719CB" w:rsidRDefault="007719CB">
      <w:pPr>
        <w:ind w:left="600"/>
        <w:rPr>
          <w:rFonts w:ascii="Old Standard TT" w:eastAsia="Old Standard TT" w:hAnsi="Old Standard TT" w:cs="Old Standard TT"/>
          <w:i/>
          <w:iCs/>
        </w:rPr>
      </w:pPr>
    </w:p>
    <w:p w14:paraId="7F78B918" w14:textId="77777777" w:rsidR="007719CB" w:rsidRDefault="009F5A3E">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Number all figures (Figure 1, Figure 2...) and tables (Table 1, Table 2...)</w:t>
      </w:r>
    </w:p>
    <w:p w14:paraId="5561D5DD" w14:textId="77777777" w:rsidR="007719CB" w:rsidRDefault="009F5A3E">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Include descriptive captions that can be understood without the main text</w:t>
      </w:r>
    </w:p>
    <w:p w14:paraId="25565AC6" w14:textId="77777777" w:rsidR="007719CB" w:rsidRDefault="009F5A3E">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Place figures/tables near where they're first referenced</w:t>
      </w:r>
    </w:p>
    <w:p w14:paraId="7CE52F73" w14:textId="77777777" w:rsidR="007719CB" w:rsidRDefault="009F5A3E">
      <w:pPr>
        <w:numPr>
          <w:ilvl w:val="0"/>
          <w:numId w:val="3"/>
        </w:numPr>
        <w:ind w:left="1320" w:right="600"/>
        <w:rPr>
          <w:rFonts w:ascii="Old Standard TT" w:eastAsia="Old Standard TT" w:hAnsi="Old Standard TT" w:cs="Old Standard TT"/>
          <w:b/>
          <w:bCs/>
        </w:rPr>
      </w:pPr>
      <w:r>
        <w:rPr>
          <w:rFonts w:ascii="Old Standard TT" w:eastAsia="Old Standard TT" w:hAnsi="Old Standard TT" w:cs="Old Standard TT"/>
          <w:b/>
          <w:bCs/>
          <w:i/>
          <w:iCs/>
        </w:rPr>
        <w:t>Ensure text in figures is legible!</w:t>
      </w:r>
    </w:p>
    <w:p w14:paraId="446CDDC3"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9" w:name="_ppzvk7gh0zyc" w:colFirst="0" w:colLast="0"/>
      <w:bookmarkEnd w:id="9"/>
      <w:r>
        <w:rPr>
          <w:rFonts w:ascii="Old Standard TT" w:eastAsia="Old Standard TT" w:hAnsi="Old Standard TT" w:cs="Old Standard TT"/>
          <w:b/>
          <w:bCs/>
          <w:color w:val="434343"/>
          <w:sz w:val="28"/>
          <w:szCs w:val="28"/>
        </w:rPr>
        <w:t>5. Discussion and Limitations</w:t>
      </w:r>
    </w:p>
    <w:p w14:paraId="1F8453E3"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Discuss the broader implications for AI safety. </w:t>
      </w:r>
    </w:p>
    <w:p w14:paraId="32930155"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What do your results mean? What trends do you notice and what might they indicate?  </w:t>
      </w:r>
    </w:p>
    <w:p w14:paraId="22CCD2B0" w14:textId="77777777" w:rsidR="001B5349" w:rsidRDefault="001B5349">
      <w:pPr>
        <w:rPr>
          <w:rFonts w:ascii="Old Standard TT" w:eastAsia="Old Standard TT" w:hAnsi="Old Standard TT" w:cs="Old Standard TT"/>
          <w:i/>
          <w:iCs/>
        </w:rPr>
      </w:pPr>
    </w:p>
    <w:p w14:paraId="40CD6896" w14:textId="25A4EF7B" w:rsidR="000A630B" w:rsidRPr="002634D6" w:rsidRDefault="00957C93">
      <w:pPr>
        <w:rPr>
          <w:rFonts w:ascii="Old Standard TT" w:eastAsia="Old Standard TT" w:hAnsi="Old Standard TT" w:cs="Old Standard TT"/>
          <w:b/>
          <w:bCs/>
          <w:i/>
          <w:iCs/>
        </w:rPr>
      </w:pPr>
      <w:r w:rsidRPr="002634D6">
        <w:rPr>
          <w:rFonts w:ascii="Old Standard TT" w:eastAsia="Old Standard TT" w:hAnsi="Old Standard TT" w:cs="Old Standard TT"/>
          <w:b/>
          <w:bCs/>
          <w:i/>
          <w:iCs/>
        </w:rPr>
        <w:t xml:space="preserve">An observation from this project is that LLMs on their own do not consistently preserve structured inputs without </w:t>
      </w:r>
      <w:r w:rsidR="00C353B0" w:rsidRPr="002634D6">
        <w:rPr>
          <w:rFonts w:ascii="Old Standard TT" w:eastAsia="Old Standard TT" w:hAnsi="Old Standard TT" w:cs="Old Standard TT"/>
          <w:b/>
          <w:bCs/>
          <w:i/>
          <w:iCs/>
        </w:rPr>
        <w:t xml:space="preserve">explicit constraints. During development, we saw that </w:t>
      </w:r>
      <w:proofErr w:type="gramStart"/>
      <w:r w:rsidR="008E5AE5" w:rsidRPr="002634D6">
        <w:rPr>
          <w:rFonts w:ascii="Old Standard TT" w:eastAsia="Old Standard TT" w:hAnsi="Old Standard TT" w:cs="Old Standard TT"/>
          <w:b/>
          <w:bCs/>
          <w:i/>
          <w:iCs/>
        </w:rPr>
        <w:t>the LLM</w:t>
      </w:r>
      <w:proofErr w:type="gramEnd"/>
      <w:r w:rsidR="008E5AE5" w:rsidRPr="002634D6">
        <w:rPr>
          <w:rFonts w:ascii="Old Standard TT" w:eastAsia="Old Standard TT" w:hAnsi="Old Standard TT" w:cs="Old Standard TT"/>
          <w:b/>
          <w:bCs/>
          <w:i/>
          <w:iCs/>
        </w:rPr>
        <w:t xml:space="preserve"> would omit low-confidence or placeholder retrieval results unless explicitly instructed to include them. </w:t>
      </w:r>
      <w:r w:rsidR="00F87EF9" w:rsidRPr="002634D6">
        <w:rPr>
          <w:rFonts w:ascii="Old Standard TT" w:eastAsia="Old Standard TT" w:hAnsi="Old Standard TT" w:cs="Old Standard TT"/>
          <w:b/>
          <w:bCs/>
          <w:i/>
          <w:iCs/>
        </w:rPr>
        <w:t xml:space="preserve">This shows that LLMs </w:t>
      </w:r>
      <w:proofErr w:type="gramStart"/>
      <w:r w:rsidR="00F87EF9" w:rsidRPr="002634D6">
        <w:rPr>
          <w:rFonts w:ascii="Old Standard TT" w:eastAsia="Old Standard TT" w:hAnsi="Old Standard TT" w:cs="Old Standard TT"/>
          <w:b/>
          <w:bCs/>
          <w:i/>
          <w:iCs/>
        </w:rPr>
        <w:t>optimize for</w:t>
      </w:r>
      <w:proofErr w:type="gramEnd"/>
      <w:r w:rsidR="00F87EF9" w:rsidRPr="002634D6">
        <w:rPr>
          <w:rFonts w:ascii="Old Standard TT" w:eastAsia="Old Standard TT" w:hAnsi="Old Standard TT" w:cs="Old Standard TT"/>
          <w:b/>
          <w:bCs/>
          <w:i/>
          <w:iCs/>
        </w:rPr>
        <w:t xml:space="preserve"> </w:t>
      </w:r>
      <w:r w:rsidR="00B71C47" w:rsidRPr="002634D6">
        <w:rPr>
          <w:rFonts w:ascii="Old Standard TT" w:eastAsia="Old Standard TT" w:hAnsi="Old Standard TT" w:cs="Old Standard TT"/>
          <w:b/>
          <w:bCs/>
          <w:i/>
          <w:iCs/>
        </w:rPr>
        <w:t>plausibility</w:t>
      </w:r>
      <w:r w:rsidR="00F87EF9" w:rsidRPr="002634D6">
        <w:rPr>
          <w:rFonts w:ascii="Old Standard TT" w:eastAsia="Old Standard TT" w:hAnsi="Old Standard TT" w:cs="Old Standard TT"/>
          <w:b/>
          <w:bCs/>
          <w:i/>
          <w:iCs/>
        </w:rPr>
        <w:t xml:space="preserve"> and coherence</w:t>
      </w:r>
      <w:r w:rsidR="00B71C47" w:rsidRPr="002634D6">
        <w:rPr>
          <w:rFonts w:ascii="Old Standard TT" w:eastAsia="Old Standard TT" w:hAnsi="Old Standard TT" w:cs="Old Standard TT"/>
          <w:b/>
          <w:bCs/>
          <w:i/>
          <w:iCs/>
        </w:rPr>
        <w:t xml:space="preserve"> </w:t>
      </w:r>
      <w:r w:rsidR="00CF1787" w:rsidRPr="002634D6">
        <w:rPr>
          <w:rFonts w:ascii="Old Standard TT" w:eastAsia="Old Standard TT" w:hAnsi="Old Standard TT" w:cs="Old Standard TT"/>
          <w:b/>
          <w:bCs/>
          <w:i/>
          <w:iCs/>
        </w:rPr>
        <w:t>rather than strict fidelity to input data.</w:t>
      </w:r>
    </w:p>
    <w:p w14:paraId="3AB6DCAB" w14:textId="77777777" w:rsidR="000A630B" w:rsidRPr="002634D6" w:rsidRDefault="000A630B">
      <w:pPr>
        <w:rPr>
          <w:rFonts w:ascii="Old Standard TT" w:eastAsia="Old Standard TT" w:hAnsi="Old Standard TT" w:cs="Old Standard TT"/>
          <w:b/>
          <w:bCs/>
          <w:i/>
          <w:iCs/>
        </w:rPr>
      </w:pPr>
    </w:p>
    <w:p w14:paraId="6A153793" w14:textId="1F6929BB" w:rsidR="000A630B" w:rsidRPr="002634D6" w:rsidRDefault="000A630B">
      <w:pPr>
        <w:rPr>
          <w:rFonts w:ascii="Old Standard TT" w:eastAsia="Old Standard TT" w:hAnsi="Old Standard TT" w:cs="Old Standard TT"/>
          <w:b/>
          <w:bCs/>
          <w:i/>
          <w:iCs/>
        </w:rPr>
      </w:pPr>
      <w:r w:rsidRPr="002634D6">
        <w:rPr>
          <w:rFonts w:ascii="Old Standard TT" w:eastAsia="Old Standard TT" w:hAnsi="Old Standard TT" w:cs="Old Standard TT"/>
          <w:b/>
          <w:bCs/>
          <w:i/>
          <w:iCs/>
        </w:rPr>
        <w:t xml:space="preserve">The broader implication for AI safety is that </w:t>
      </w:r>
      <w:r w:rsidR="009561E3" w:rsidRPr="002634D6">
        <w:rPr>
          <w:rFonts w:ascii="Old Standard TT" w:eastAsia="Old Standard TT" w:hAnsi="Old Standard TT" w:cs="Old Standard TT"/>
          <w:b/>
          <w:bCs/>
          <w:i/>
          <w:iCs/>
        </w:rPr>
        <w:t>for critical systems, it is not sufficient to rely on LLM outputs alone</w:t>
      </w:r>
      <w:r w:rsidR="003E36CE" w:rsidRPr="002634D6">
        <w:rPr>
          <w:rFonts w:ascii="Old Standard TT" w:eastAsia="Old Standard TT" w:hAnsi="Old Standard TT" w:cs="Old Standard TT"/>
          <w:b/>
          <w:bCs/>
          <w:i/>
          <w:iCs/>
        </w:rPr>
        <w:t>. The system must include explicit control mechanisms that enforce consistency and correctness.</w:t>
      </w:r>
    </w:p>
    <w:p w14:paraId="347DD630" w14:textId="77777777" w:rsidR="0001401F" w:rsidRDefault="0001401F">
      <w:pPr>
        <w:rPr>
          <w:rFonts w:ascii="Old Standard TT" w:eastAsia="Old Standard TT" w:hAnsi="Old Standard TT" w:cs="Old Standard TT"/>
          <w:i/>
          <w:iCs/>
        </w:rPr>
      </w:pPr>
    </w:p>
    <w:p w14:paraId="3CCC60E9" w14:textId="77777777" w:rsidR="007719CB" w:rsidRDefault="009F5A3E">
      <w:pPr>
        <w:pStyle w:val="Heading3"/>
        <w:spacing w:before="200"/>
        <w:rPr>
          <w:rFonts w:ascii="Old Standard TT" w:eastAsia="Old Standard TT" w:hAnsi="Old Standard TT" w:cs="Old Standard TT"/>
          <w:b/>
          <w:bCs/>
          <w:color w:val="666666"/>
          <w:sz w:val="26"/>
          <w:szCs w:val="26"/>
        </w:rPr>
      </w:pPr>
      <w:bookmarkStart w:id="10" w:name="_mt2hai21ycmy" w:colFirst="0" w:colLast="0"/>
      <w:bookmarkEnd w:id="10"/>
      <w:r>
        <w:rPr>
          <w:rFonts w:ascii="Old Standard TT" w:eastAsia="Old Standard TT" w:hAnsi="Old Standard TT" w:cs="Old Standard TT"/>
          <w:b/>
          <w:bCs/>
          <w:color w:val="666666"/>
          <w:sz w:val="26"/>
          <w:szCs w:val="26"/>
        </w:rPr>
        <w:t>Limitations</w:t>
      </w:r>
    </w:p>
    <w:p w14:paraId="07AEAB61"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14:paraId="32C0FAFC" w14:textId="77777777" w:rsidR="0001401F" w:rsidRDefault="0001401F">
      <w:pPr>
        <w:rPr>
          <w:ins w:id="11" w:author="Microsoft Word" w:date="2026-04-26T07:36:00Z" w16du:dateUtc="2026-04-26T12:36:00Z"/>
          <w:rFonts w:ascii="Old Standard TT" w:eastAsia="Old Standard TT" w:hAnsi="Old Standard TT" w:cs="Old Standard TT"/>
          <w:i/>
          <w:iCs/>
        </w:rPr>
      </w:pPr>
    </w:p>
    <w:p w14:paraId="3A91B6F1" w14:textId="42A0DD06" w:rsidR="0087294D" w:rsidRPr="00EF65DA" w:rsidRDefault="00D101BD">
      <w:pPr>
        <w:rPr>
          <w:rFonts w:ascii="Old Standard TT" w:eastAsia="Old Standard TT" w:hAnsi="Old Standard TT" w:cs="Old Standard TT"/>
          <w:b/>
          <w:bCs/>
          <w:i/>
          <w:iCs/>
        </w:rPr>
      </w:pPr>
      <w:r w:rsidRPr="00EF65DA">
        <w:rPr>
          <w:rFonts w:ascii="Old Standard TT" w:eastAsia="Old Standard TT" w:hAnsi="Old Standard TT" w:cs="Old Standard TT"/>
          <w:b/>
          <w:bCs/>
          <w:i/>
          <w:iCs/>
        </w:rPr>
        <w:t xml:space="preserve">Our retrieval system utilizes keyword-based scoring, which </w:t>
      </w:r>
      <w:r w:rsidR="0055630B" w:rsidRPr="00EF65DA">
        <w:rPr>
          <w:rFonts w:ascii="Old Standard TT" w:eastAsia="Old Standard TT" w:hAnsi="Old Standard TT" w:cs="Old Standard TT"/>
          <w:b/>
          <w:bCs/>
          <w:i/>
          <w:iCs/>
        </w:rPr>
        <w:t xml:space="preserve">is limited in capturing semantic relationships between the data queries and documents in the corpus. This means relevance may be underestimated </w:t>
      </w:r>
      <w:r w:rsidR="00407459" w:rsidRPr="00EF65DA">
        <w:rPr>
          <w:rFonts w:ascii="Old Standard TT" w:eastAsia="Old Standard TT" w:hAnsi="Old Standard TT" w:cs="Old Standard TT"/>
          <w:b/>
          <w:bCs/>
          <w:i/>
          <w:iCs/>
        </w:rPr>
        <w:t xml:space="preserve">or overestimated in some cases. In cases where similar concepts are expressed using different terminology, </w:t>
      </w:r>
      <w:r w:rsidR="008C1D02" w:rsidRPr="00EF65DA">
        <w:rPr>
          <w:rFonts w:ascii="Old Standard TT" w:eastAsia="Old Standard TT" w:hAnsi="Old Standard TT" w:cs="Old Standard TT"/>
          <w:b/>
          <w:bCs/>
          <w:i/>
          <w:iCs/>
        </w:rPr>
        <w:t>some entries in the corpus may be scored lower than they should be.</w:t>
      </w:r>
    </w:p>
    <w:p w14:paraId="4824AC33" w14:textId="77777777" w:rsidR="008C1D02" w:rsidRDefault="008C1D02">
      <w:pPr>
        <w:rPr>
          <w:rFonts w:ascii="Old Standard TT" w:eastAsia="Old Standard TT" w:hAnsi="Old Standard TT" w:cs="Old Standard TT"/>
          <w:i/>
          <w:iCs/>
        </w:rPr>
      </w:pPr>
    </w:p>
    <w:p w14:paraId="2DD05B4C" w14:textId="6C297028" w:rsidR="004C1DB1" w:rsidRPr="004C1DB1" w:rsidRDefault="004C1DB1">
      <w:pPr>
        <w:rPr>
          <w:rFonts w:ascii="Old Standard TT" w:eastAsia="Old Standard TT" w:hAnsi="Old Standard TT" w:cs="Old Standard TT"/>
          <w:b/>
          <w:bCs/>
          <w:i/>
          <w:iCs/>
        </w:rPr>
      </w:pPr>
      <w:r w:rsidRPr="004C1DB1">
        <w:rPr>
          <w:rFonts w:ascii="Old Standard TT" w:eastAsia="Old Standard TT" w:hAnsi="Old Standard TT" w:cs="Old Standard TT"/>
          <w:b/>
          <w:bCs/>
          <w:i/>
          <w:iCs/>
        </w:rPr>
        <w:t xml:space="preserve">Scoring thresholds for relevance and other rules of thumb were hardcoded which may not be appropriate for other report types.  </w:t>
      </w:r>
    </w:p>
    <w:p w14:paraId="13354C2D" w14:textId="77777777" w:rsidR="007719CB" w:rsidRDefault="009F5A3E">
      <w:pPr>
        <w:pStyle w:val="Heading3"/>
        <w:spacing w:before="200"/>
        <w:rPr>
          <w:rFonts w:ascii="Old Standard TT" w:eastAsia="Old Standard TT" w:hAnsi="Old Standard TT" w:cs="Old Standard TT"/>
          <w:b/>
          <w:bCs/>
          <w:color w:val="666666"/>
          <w:sz w:val="26"/>
          <w:szCs w:val="26"/>
        </w:rPr>
      </w:pPr>
      <w:bookmarkStart w:id="12" w:name="_8557errvyjvx" w:colFirst="0" w:colLast="0"/>
      <w:bookmarkEnd w:id="12"/>
      <w:r>
        <w:rPr>
          <w:rFonts w:ascii="Old Standard TT" w:eastAsia="Old Standard TT" w:hAnsi="Old Standard TT" w:cs="Old Standard TT"/>
          <w:b/>
          <w:bCs/>
          <w:color w:val="666666"/>
          <w:sz w:val="26"/>
          <w:szCs w:val="26"/>
        </w:rPr>
        <w:t>Future Work</w:t>
      </w:r>
    </w:p>
    <w:p w14:paraId="7EB824AC"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What are the natural </w:t>
      </w:r>
      <w:proofErr w:type="gramStart"/>
      <w:r>
        <w:rPr>
          <w:rFonts w:ascii="Old Standard TT" w:eastAsia="Old Standard TT" w:hAnsi="Old Standard TT" w:cs="Old Standard TT"/>
          <w:i/>
          <w:iCs/>
        </w:rPr>
        <w:t>next steps</w:t>
      </w:r>
      <w:proofErr w:type="gramEnd"/>
      <w:r>
        <w:rPr>
          <w:rFonts w:ascii="Old Standard TT" w:eastAsia="Old Standard TT" w:hAnsi="Old Standard TT" w:cs="Old Standard TT"/>
          <w:i/>
          <w:iCs/>
        </w:rPr>
        <w:t>? How could this work be extended?</w:t>
      </w:r>
    </w:p>
    <w:p w14:paraId="53811C22" w14:textId="77777777" w:rsidR="007719CB" w:rsidRDefault="007719CB">
      <w:pPr>
        <w:rPr>
          <w:rFonts w:ascii="Old Standard TT" w:eastAsia="Old Standard TT" w:hAnsi="Old Standard TT" w:cs="Old Standard TT"/>
          <w:i/>
          <w:iCs/>
        </w:rPr>
      </w:pPr>
    </w:p>
    <w:p w14:paraId="6344D04E" w14:textId="0C8ECFFC" w:rsidR="004C1DB1" w:rsidRPr="0001401F" w:rsidRDefault="004C1DB1">
      <w:pPr>
        <w:rPr>
          <w:rFonts w:ascii="Old Standard TT" w:eastAsia="Old Standard TT" w:hAnsi="Old Standard TT" w:cs="Old Standard TT"/>
          <w:b/>
          <w:bCs/>
          <w:i/>
          <w:iCs/>
        </w:rPr>
      </w:pPr>
      <w:r>
        <w:rPr>
          <w:rFonts w:ascii="Old Standard TT" w:eastAsia="Old Standard TT" w:hAnsi="Old Standard TT" w:cs="Old Standard TT"/>
          <w:b/>
          <w:bCs/>
          <w:i/>
          <w:iCs/>
        </w:rPr>
        <w:t>The natural next step would be to change the retrieval method from keyword-scoring based to embedding-based to better capture semantic matching. Additionally, the corpus could be expanded.</w:t>
      </w:r>
    </w:p>
    <w:p w14:paraId="07DD5746"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3" w:name="_g0zphsq5kocm" w:colFirst="0" w:colLast="0"/>
      <w:bookmarkEnd w:id="13"/>
      <w:r>
        <w:rPr>
          <w:rFonts w:ascii="Old Standard TT" w:eastAsia="Old Standard TT" w:hAnsi="Old Standard TT" w:cs="Old Standard TT"/>
          <w:b/>
          <w:bCs/>
          <w:color w:val="434343"/>
          <w:sz w:val="28"/>
          <w:szCs w:val="28"/>
        </w:rPr>
        <w:t>6. Conclusion</w:t>
      </w:r>
    </w:p>
    <w:p w14:paraId="5169C683"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Briefly summarize your main findings and their implications (1–2 paragraphs).</w:t>
      </w:r>
    </w:p>
    <w:p w14:paraId="61F15E43" w14:textId="77777777" w:rsidR="007719CB" w:rsidRDefault="007719CB">
      <w:pPr>
        <w:rPr>
          <w:rFonts w:ascii="Old Standard TT" w:eastAsia="Old Standard TT" w:hAnsi="Old Standard TT" w:cs="Old Standard TT"/>
          <w:i/>
          <w:iCs/>
        </w:rPr>
      </w:pPr>
    </w:p>
    <w:p w14:paraId="03BA25E8"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4" w:name="_mr10dpvy1fo3" w:colFirst="0" w:colLast="0"/>
      <w:bookmarkEnd w:id="14"/>
      <w:r>
        <w:rPr>
          <w:rFonts w:ascii="Old Standard TT" w:eastAsia="Old Standard TT" w:hAnsi="Old Standard TT" w:cs="Old Standard TT"/>
          <w:b/>
          <w:bCs/>
          <w:color w:val="434343"/>
          <w:sz w:val="28"/>
          <w:szCs w:val="28"/>
        </w:rPr>
        <w:t>Code and Data</w:t>
      </w:r>
    </w:p>
    <w:p w14:paraId="174CE889"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Include links if applicable. If your project doesn't involve code (e.g., policy analysis) or if there are info-hazard considerations, note that here.</w:t>
      </w:r>
    </w:p>
    <w:p w14:paraId="7C818C88" w14:textId="77777777" w:rsidR="007719CB" w:rsidRDefault="007719CB">
      <w:pPr>
        <w:rPr>
          <w:rFonts w:ascii="Old Standard TT" w:eastAsia="Old Standard TT" w:hAnsi="Old Standard TT" w:cs="Old Standard TT"/>
          <w:i/>
          <w:iCs/>
        </w:rPr>
      </w:pPr>
    </w:p>
    <w:p w14:paraId="10F94986" w14:textId="77777777" w:rsidR="007719CB" w:rsidRDefault="009F5A3E">
      <w:pPr>
        <w:numPr>
          <w:ilvl w:val="0"/>
          <w:numId w:val="3"/>
        </w:numPr>
      </w:pPr>
      <w:r>
        <w:rPr>
          <w:rFonts w:ascii="Old Standard TT" w:eastAsia="Old Standard TT" w:hAnsi="Old Standard TT" w:cs="Old Standard TT"/>
          <w:b/>
          <w:bCs/>
          <w:i/>
          <w:iCs/>
        </w:rPr>
        <w:t>Code repository</w:t>
      </w:r>
      <w:r>
        <w:rPr>
          <w:rFonts w:ascii="Old Standard TT" w:eastAsia="Old Standard TT" w:hAnsi="Old Standard TT" w:cs="Old Standard TT"/>
          <w:i/>
          <w:iCs/>
        </w:rPr>
        <w:t>: [Link to GitHub/GitLab if applicable]</w:t>
      </w:r>
    </w:p>
    <w:p w14:paraId="468666EE" w14:textId="77777777" w:rsidR="007719CB" w:rsidRDefault="009F5A3E">
      <w:pPr>
        <w:numPr>
          <w:ilvl w:val="0"/>
          <w:numId w:val="3"/>
        </w:numPr>
      </w:pPr>
      <w:r>
        <w:rPr>
          <w:rFonts w:ascii="Old Standard TT" w:eastAsia="Old Standard TT" w:hAnsi="Old Standard TT" w:cs="Old Standard TT"/>
          <w:b/>
          <w:bCs/>
          <w:i/>
          <w:iCs/>
        </w:rPr>
        <w:t>Data/Datasets</w:t>
      </w:r>
      <w:r>
        <w:rPr>
          <w:rFonts w:ascii="Old Standard TT" w:eastAsia="Old Standard TT" w:hAnsi="Old Standard TT" w:cs="Old Standard TT"/>
          <w:i/>
          <w:iCs/>
        </w:rPr>
        <w:t>: [Link if applicable]</w:t>
      </w:r>
    </w:p>
    <w:p w14:paraId="2D279CB7" w14:textId="77777777" w:rsidR="007719CB" w:rsidRDefault="009F5A3E">
      <w:pPr>
        <w:numPr>
          <w:ilvl w:val="0"/>
          <w:numId w:val="3"/>
        </w:numPr>
      </w:pPr>
      <w:r>
        <w:rPr>
          <w:rFonts w:ascii="Old Standard TT" w:eastAsia="Old Standard TT" w:hAnsi="Old Standard TT" w:cs="Old Standard TT"/>
          <w:b/>
          <w:bCs/>
          <w:i/>
          <w:iCs/>
        </w:rPr>
        <w:t>Other artifacts</w:t>
      </w:r>
      <w:r>
        <w:rPr>
          <w:rFonts w:ascii="Old Standard TT" w:eastAsia="Old Standard TT" w:hAnsi="Old Standard TT" w:cs="Old Standard TT"/>
          <w:i/>
          <w:iCs/>
        </w:rPr>
        <w:t xml:space="preserve"> (optional): [Demo link, video walkthrough, Hugging Face Space, etc.]</w:t>
      </w:r>
    </w:p>
    <w:p w14:paraId="63B3F3AB" w14:textId="77777777" w:rsidR="007719CB" w:rsidRDefault="007719CB">
      <w:pPr>
        <w:rPr>
          <w:rFonts w:ascii="Old Standard TT" w:eastAsia="Old Standard TT" w:hAnsi="Old Standard TT" w:cs="Old Standard TT"/>
          <w:i/>
          <w:iCs/>
        </w:rPr>
      </w:pPr>
    </w:p>
    <w:p w14:paraId="0997C323"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5" w:name="_e0a27xxh95z" w:colFirst="0" w:colLast="0"/>
      <w:bookmarkEnd w:id="15"/>
      <w:r>
        <w:rPr>
          <w:rFonts w:ascii="Old Standard TT" w:eastAsia="Old Standard TT" w:hAnsi="Old Standard TT" w:cs="Old Standard TT"/>
          <w:b/>
          <w:bCs/>
          <w:color w:val="434343"/>
          <w:sz w:val="28"/>
          <w:szCs w:val="28"/>
        </w:rPr>
        <w:lastRenderedPageBreak/>
        <w:t xml:space="preserve">Author Contributions (optional) </w:t>
      </w:r>
    </w:p>
    <w:p w14:paraId="1E25CB4A"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[e.g., "A.B. led the project and designed experiments. C.D. implemented the code. All authors contributed to writing and reviewed the final manuscript."]</w:t>
      </w:r>
    </w:p>
    <w:p w14:paraId="2AF4AADA" w14:textId="77777777" w:rsidR="007719CB" w:rsidRDefault="007719CB">
      <w:pPr>
        <w:rPr>
          <w:rFonts w:ascii="Old Standard TT" w:eastAsia="Old Standard TT" w:hAnsi="Old Standard TT" w:cs="Old Standard TT"/>
          <w:i/>
          <w:iCs/>
        </w:rPr>
      </w:pPr>
    </w:p>
    <w:p w14:paraId="074B464A"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6" w:name="_clnaj6i6c2pc" w:colFirst="0" w:colLast="0"/>
      <w:bookmarkEnd w:id="16"/>
      <w:r>
        <w:rPr>
          <w:rFonts w:ascii="Old Standard TT" w:eastAsia="Old Standard TT" w:hAnsi="Old Standard TT" w:cs="Old Standard TT"/>
          <w:b/>
          <w:bCs/>
          <w:color w:val="434343"/>
          <w:sz w:val="28"/>
          <w:szCs w:val="28"/>
        </w:rPr>
        <w:t>References</w:t>
      </w:r>
    </w:p>
    <w:p w14:paraId="6DD4373B"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Use a consistent citation format. Include: Author(s), Year, Title, Venue/Publisher, and URL or DOI where available.</w:t>
      </w:r>
    </w:p>
    <w:p w14:paraId="0157D50A" w14:textId="77777777" w:rsidR="007719CB" w:rsidRDefault="007719CB">
      <w:pPr>
        <w:rPr>
          <w:rFonts w:ascii="Old Standard TT" w:eastAsia="Old Standard TT" w:hAnsi="Old Standard TT" w:cs="Old Standard TT"/>
          <w:i/>
          <w:iCs/>
        </w:rPr>
      </w:pPr>
    </w:p>
    <w:p w14:paraId="219484D3" w14:textId="77777777" w:rsidR="007719CB" w:rsidRDefault="009F5A3E">
      <w:pPr>
        <w:numPr>
          <w:ilvl w:val="0"/>
          <w:numId w:val="1"/>
        </w:numPr>
        <w:rPr>
          <w:rFonts w:ascii="Old Standard TT" w:eastAsia="Old Standard TT" w:hAnsi="Old Standard TT" w:cs="Old Standard TT"/>
        </w:rPr>
      </w:pPr>
      <w:r>
        <w:rPr>
          <w:rFonts w:ascii="Old Standard TT" w:eastAsia="Old Standard TT" w:hAnsi="Old Standard TT" w:cs="Old Standard TT"/>
          <w:i/>
          <w:iCs/>
        </w:rPr>
        <w:t>[Reference 1]</w:t>
      </w:r>
    </w:p>
    <w:p w14:paraId="59B8623A" w14:textId="77777777" w:rsidR="007719CB" w:rsidRDefault="009F5A3E">
      <w:pPr>
        <w:numPr>
          <w:ilvl w:val="0"/>
          <w:numId w:val="1"/>
        </w:numPr>
        <w:rPr>
          <w:rFonts w:ascii="Old Standard TT" w:eastAsia="Old Standard TT" w:hAnsi="Old Standard TT" w:cs="Old Standard TT"/>
        </w:rPr>
      </w:pPr>
      <w:r>
        <w:rPr>
          <w:rFonts w:ascii="Old Standard TT" w:eastAsia="Old Standard TT" w:hAnsi="Old Standard TT" w:cs="Old Standard TT"/>
          <w:i/>
          <w:iCs/>
        </w:rPr>
        <w:t>[Reference 2]</w:t>
      </w:r>
    </w:p>
    <w:p w14:paraId="119D2CAB" w14:textId="77777777" w:rsidR="007719CB" w:rsidRDefault="009F5A3E">
      <w:pPr>
        <w:numPr>
          <w:ilvl w:val="0"/>
          <w:numId w:val="1"/>
        </w:numPr>
        <w:rPr>
          <w:rFonts w:ascii="Old Standard TT" w:eastAsia="Old Standard TT" w:hAnsi="Old Standard TT" w:cs="Old Standard TT"/>
        </w:rPr>
      </w:pPr>
      <w:r>
        <w:rPr>
          <w:rFonts w:ascii="Old Standard TT" w:eastAsia="Old Standard TT" w:hAnsi="Old Standard TT" w:cs="Old Standard TT"/>
          <w:i/>
          <w:iCs/>
        </w:rPr>
        <w:t>...</w:t>
      </w:r>
    </w:p>
    <w:p w14:paraId="55C752F8" w14:textId="77777777" w:rsidR="007719CB" w:rsidRDefault="007719CB">
      <w:pPr>
        <w:rPr>
          <w:rFonts w:ascii="Old Standard TT" w:eastAsia="Old Standard TT" w:hAnsi="Old Standard TT" w:cs="Old Standard TT"/>
          <w:i/>
          <w:iCs/>
        </w:rPr>
      </w:pPr>
    </w:p>
    <w:p w14:paraId="5AC6CC6F"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7" w:name="_q3i2vokodzdm" w:colFirst="0" w:colLast="0"/>
      <w:bookmarkEnd w:id="17"/>
      <w:r>
        <w:rPr>
          <w:rFonts w:ascii="Old Standard TT" w:eastAsia="Old Standard TT" w:hAnsi="Old Standard TT" w:cs="Old Standard TT"/>
          <w:b/>
          <w:bCs/>
          <w:color w:val="434343"/>
          <w:sz w:val="28"/>
          <w:szCs w:val="28"/>
        </w:rPr>
        <w:t xml:space="preserve">Appendix </w:t>
      </w:r>
      <w:r>
        <w:rPr>
          <w:rFonts w:ascii="Old Standard TT" w:eastAsia="Old Standard TT" w:hAnsi="Old Standard TT" w:cs="Old Standard TT"/>
          <w:b/>
          <w:bCs/>
          <w:i/>
          <w:iCs/>
          <w:color w:val="434343"/>
          <w:sz w:val="28"/>
          <w:szCs w:val="28"/>
        </w:rPr>
        <w:t>(optional)</w:t>
      </w:r>
    </w:p>
    <w:p w14:paraId="179D9E16"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Supplementary material such as additional figures, detailed methodology, prompts used, extended results, etc.</w:t>
      </w:r>
    </w:p>
    <w:p w14:paraId="14C66AB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8" w:name="_pqm421e0rdhv" w:colFirst="0" w:colLast="0"/>
      <w:bookmarkEnd w:id="18"/>
      <w:r>
        <w:rPr>
          <w:rFonts w:ascii="Old Standard TT" w:eastAsia="Old Standard TT" w:hAnsi="Old Standard TT" w:cs="Old Standard TT"/>
          <w:b/>
          <w:bCs/>
          <w:color w:val="434343"/>
          <w:sz w:val="28"/>
          <w:szCs w:val="28"/>
        </w:rPr>
        <w:t>LLM Usage Statement</w:t>
      </w:r>
    </w:p>
    <w:p w14:paraId="1AF8B537"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If you used LLM assistance in developing your project or writing this report, briefly note how. Ensure all claims and results have been verified.</w:t>
      </w:r>
    </w:p>
    <w:p w14:paraId="524CC470" w14:textId="77777777" w:rsidR="007719CB" w:rsidRDefault="007719CB">
      <w:pPr>
        <w:rPr>
          <w:rFonts w:ascii="Old Standard TT" w:eastAsia="Old Standard TT" w:hAnsi="Old Standard TT" w:cs="Old Standard TT"/>
          <w:i/>
          <w:iCs/>
        </w:rPr>
      </w:pPr>
    </w:p>
    <w:p w14:paraId="6618E523"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 xml:space="preserve">NOTE: We strongly encourage that the final version of the submission is primarily written by your team. </w:t>
      </w:r>
    </w:p>
    <w:p w14:paraId="641B517F" w14:textId="77777777" w:rsidR="007719CB" w:rsidRDefault="007719CB">
      <w:pPr>
        <w:rPr>
          <w:rFonts w:ascii="Old Standard TT" w:eastAsia="Old Standard TT" w:hAnsi="Old Standard TT" w:cs="Old Standard TT"/>
          <w:i/>
          <w:iCs/>
        </w:rPr>
      </w:pPr>
    </w:p>
    <w:p w14:paraId="0712508E"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[e.g., "We used Claude to brainstorm approaches and help draft sections. All results and claims were independently verified."]</w:t>
      </w:r>
    </w:p>
    <w:p w14:paraId="41EBDADC" w14:textId="77777777" w:rsidR="0001401F" w:rsidRDefault="0001401F">
      <w:pPr>
        <w:rPr>
          <w:rFonts w:ascii="Old Standard TT" w:eastAsia="Old Standard TT" w:hAnsi="Old Standard TT" w:cs="Old Standard TT"/>
          <w:i/>
          <w:iCs/>
        </w:rPr>
      </w:pPr>
    </w:p>
    <w:p w14:paraId="31FC26D0" w14:textId="62FFFC34" w:rsidR="0001401F" w:rsidRPr="0001401F" w:rsidRDefault="0001401F">
      <w:pPr>
        <w:rPr>
          <w:rFonts w:ascii="Old Standard TT" w:eastAsia="Old Standard TT" w:hAnsi="Old Standard TT" w:cs="Old Standard TT"/>
          <w:b/>
          <w:bCs/>
          <w:i/>
          <w:iCs/>
        </w:rPr>
      </w:pPr>
      <w:r w:rsidRPr="0001401F">
        <w:rPr>
          <w:rFonts w:ascii="Old Standard TT" w:eastAsia="Old Standard TT" w:hAnsi="Old Standard TT" w:cs="Old Standard TT"/>
          <w:b/>
          <w:bCs/>
          <w:i/>
          <w:iCs/>
        </w:rPr>
        <w:t xml:space="preserve">LLMs were used as core components of the system for </w:t>
      </w:r>
      <w:r w:rsidR="004C1DB1">
        <w:rPr>
          <w:rFonts w:ascii="Old Standard TT" w:eastAsia="Old Standard TT" w:hAnsi="Old Standard TT" w:cs="Old Standard TT"/>
          <w:b/>
          <w:bCs/>
          <w:i/>
          <w:iCs/>
        </w:rPr>
        <w:t xml:space="preserve">the </w:t>
      </w:r>
      <w:r w:rsidRPr="0001401F">
        <w:rPr>
          <w:rFonts w:ascii="Old Standard TT" w:eastAsia="Old Standard TT" w:hAnsi="Old Standard TT" w:cs="Old Standard TT"/>
          <w:b/>
          <w:bCs/>
          <w:i/>
          <w:iCs/>
        </w:rPr>
        <w:t>structured extraction and final analysis. LLM</w:t>
      </w:r>
      <w:r w:rsidR="004C1DB1">
        <w:rPr>
          <w:rFonts w:ascii="Old Standard TT" w:eastAsia="Old Standard TT" w:hAnsi="Old Standard TT" w:cs="Old Standard TT"/>
          <w:b/>
          <w:bCs/>
          <w:i/>
          <w:iCs/>
        </w:rPr>
        <w:t xml:space="preserve">s </w:t>
      </w:r>
      <w:proofErr w:type="spellStart"/>
      <w:r w:rsidRPr="0001401F">
        <w:rPr>
          <w:rFonts w:ascii="Old Standard TT" w:eastAsia="Old Standard TT" w:hAnsi="Old Standard TT" w:cs="Old Standard TT"/>
          <w:b/>
          <w:bCs/>
          <w:i/>
          <w:iCs/>
        </w:rPr>
        <w:t>w</w:t>
      </w:r>
      <w:r w:rsidR="004C1DB1">
        <w:rPr>
          <w:rFonts w:ascii="Old Standard TT" w:eastAsia="Old Standard TT" w:hAnsi="Old Standard TT" w:cs="Old Standard TT"/>
          <w:b/>
          <w:bCs/>
          <w:i/>
          <w:iCs/>
        </w:rPr>
        <w:t>ere</w:t>
      </w:r>
      <w:ins w:id="19" w:author="Microsoft Word" w:date="2026-04-26T07:36:00Z" w16du:dateUtc="2026-04-26T12:36:00Z">
        <w:r w:rsidRPr="0001401F">
          <w:rPr>
            <w:rFonts w:ascii="Old Standard TT" w:eastAsia="Old Standard TT" w:hAnsi="Old Standard TT" w:cs="Old Standard TT"/>
            <w:b/>
            <w:bCs/>
            <w:i/>
            <w:iCs/>
          </w:rPr>
          <w:t>LLM</w:t>
        </w:r>
        <w:proofErr w:type="spellEnd"/>
        <w:r w:rsidRPr="0001401F">
          <w:rPr>
            <w:rFonts w:ascii="Old Standard TT" w:eastAsia="Old Standard TT" w:hAnsi="Old Standard TT" w:cs="Old Standard TT"/>
            <w:b/>
            <w:bCs/>
            <w:i/>
            <w:iCs/>
          </w:rPr>
          <w:t xml:space="preserve"> assistance was</w:t>
        </w:r>
      </w:ins>
      <w:r w:rsidRPr="0001401F">
        <w:rPr>
          <w:rFonts w:ascii="Old Standard TT" w:eastAsia="Old Standard TT" w:hAnsi="Old Standard TT" w:cs="Old Standard TT"/>
          <w:b/>
          <w:bCs/>
          <w:i/>
          <w:iCs/>
        </w:rPr>
        <w:t xml:space="preserve"> also used to brainstorm approaches and draft portions of the implementation. All system behavior and outputs were manually reviewed and validated by the authors.</w:t>
      </w:r>
    </w:p>
    <w:p w14:paraId="64A8FBC6" w14:textId="77777777" w:rsidR="007719CB" w:rsidRDefault="007719CB"/>
    <w:sectPr w:rsidR="007719C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800E" w14:textId="77777777" w:rsidR="009F5A3E" w:rsidRDefault="009F5A3E">
      <w:pPr>
        <w:spacing w:line="240" w:lineRule="auto"/>
      </w:pPr>
      <w:r>
        <w:separator/>
      </w:r>
    </w:p>
  </w:endnote>
  <w:endnote w:type="continuationSeparator" w:id="0">
    <w:p w14:paraId="3EE4AAE9" w14:textId="77777777" w:rsidR="009F5A3E" w:rsidRDefault="009F5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943BBD59-21D4-4431-82E0-13242BF6BF51}"/>
    <w:embedBold r:id="rId2" w:fontKey="{2E2EB669-D7B9-4C1C-BA5A-56D649991EA5}"/>
    <w:embedItalic r:id="rId3" w:fontKey="{FF76FB3B-506D-4B36-858C-CB8B963A907C}"/>
    <w:embedBoldItalic r:id="rId4" w:fontKey="{5C0056BA-FEA2-4E77-A572-6B14059A304C}"/>
  </w:font>
  <w:font w:name="Calibri">
    <w:panose1 w:val="020F0502020204030204"/>
    <w:charset w:val="00"/>
    <w:family w:val="swiss"/>
    <w:pitch w:val="variable"/>
    <w:sig w:usb0="E4002EFF" w:usb1="C200247B" w:usb2="00000009" w:usb3="00000000" w:csb0="000001FF" w:csb1="00000000"/>
    <w:embedRegular r:id="rId5" w:fontKey="{12785582-ED46-40EF-8D8F-F77FB4D9C56B}"/>
  </w:font>
  <w:font w:name="Cambria">
    <w:panose1 w:val="02040503050406030204"/>
    <w:charset w:val="00"/>
    <w:family w:val="roman"/>
    <w:pitch w:val="variable"/>
    <w:sig w:usb0="E00006FF" w:usb1="420024FF" w:usb2="02000000" w:usb3="00000000" w:csb0="0000019F" w:csb1="00000000"/>
    <w:embedRegular r:id="rId6" w:fontKey="{CAFFB2B1-E3E5-4BAD-BA79-66B3C97CEB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7AC9F" w14:textId="77777777" w:rsidR="009F5A3E" w:rsidRDefault="009F5A3E">
      <w:pPr>
        <w:spacing w:line="240" w:lineRule="auto"/>
      </w:pPr>
      <w:r>
        <w:separator/>
      </w:r>
    </w:p>
  </w:footnote>
  <w:footnote w:type="continuationSeparator" w:id="0">
    <w:p w14:paraId="1C32F1FE" w14:textId="77777777" w:rsidR="009F5A3E" w:rsidRDefault="009F5A3E">
      <w:pPr>
        <w:spacing w:line="240" w:lineRule="auto"/>
      </w:pPr>
      <w:r>
        <w:continuationSeparator/>
      </w:r>
    </w:p>
  </w:footnote>
  <w:footnote w:id="1">
    <w:p w14:paraId="286755D4" w14:textId="77777777" w:rsidR="007719CB" w:rsidRDefault="009F5A3E">
      <w:pPr>
        <w:spacing w:after="200" w:line="240" w:lineRule="auto"/>
        <w:rPr>
          <w:rFonts w:ascii="Old Standard TT" w:eastAsia="Old Standard TT" w:hAnsi="Old Standard TT" w:cs="Old Standard TT"/>
          <w:sz w:val="20"/>
          <w:szCs w:val="20"/>
          <w:shd w:val="clear" w:color="auto" w:fill="F4CCCC"/>
        </w:rPr>
      </w:pPr>
      <w:r>
        <w:rPr>
          <w:vertAlign w:val="superscript"/>
        </w:rPr>
        <w:footnoteRef/>
      </w:r>
      <w:r>
        <w:rPr>
          <w:rFonts w:ascii="Old Standard TT" w:eastAsia="Old Standard TT" w:hAnsi="Old Standard TT" w:cs="Old Standard TT"/>
          <w:sz w:val="20"/>
          <w:szCs w:val="20"/>
        </w:rPr>
        <w:t xml:space="preserve"> Research conducted at the </w:t>
      </w:r>
      <w:hyperlink r:id="rId1">
        <w:proofErr w:type="spellStart"/>
        <w:r w:rsidR="007719CB">
          <w:rPr>
            <w:rFonts w:ascii="Old Standard TT" w:eastAsia="Old Standard TT" w:hAnsi="Old Standard TT" w:cs="Old Standard TT"/>
            <w:color w:val="1155CC"/>
            <w:sz w:val="20"/>
            <w:szCs w:val="20"/>
            <w:u w:val="single"/>
          </w:rPr>
          <w:t>AIxBio</w:t>
        </w:r>
        <w:proofErr w:type="spellEnd"/>
        <w:r w:rsidR="007719CB">
          <w:rPr>
            <w:rFonts w:ascii="Old Standard TT" w:eastAsia="Old Standard TT" w:hAnsi="Old Standard TT" w:cs="Old Standard TT"/>
            <w:color w:val="1155CC"/>
            <w:sz w:val="20"/>
            <w:szCs w:val="20"/>
            <w:u w:val="single"/>
          </w:rPr>
          <w:t xml:space="preserve"> Hackathon</w:t>
        </w:r>
      </w:hyperlink>
      <w:r>
        <w:rPr>
          <w:rFonts w:ascii="Old Standard TT" w:eastAsia="Old Standard TT" w:hAnsi="Old Standard TT" w:cs="Old Standard TT"/>
          <w:sz w:val="20"/>
          <w:szCs w:val="20"/>
        </w:rPr>
        <w:t>, April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7FD"/>
    <w:multiLevelType w:val="hybridMultilevel"/>
    <w:tmpl w:val="32F8A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96D2A"/>
    <w:multiLevelType w:val="hybridMultilevel"/>
    <w:tmpl w:val="811E0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12C67"/>
    <w:multiLevelType w:val="multilevel"/>
    <w:tmpl w:val="2C7E5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614253"/>
    <w:multiLevelType w:val="multilevel"/>
    <w:tmpl w:val="5928BF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1FD1B8D"/>
    <w:multiLevelType w:val="multilevel"/>
    <w:tmpl w:val="421A59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116AD1"/>
    <w:multiLevelType w:val="multilevel"/>
    <w:tmpl w:val="FFF85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A6E38"/>
    <w:multiLevelType w:val="multilevel"/>
    <w:tmpl w:val="4D52AC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D971310"/>
    <w:multiLevelType w:val="hybridMultilevel"/>
    <w:tmpl w:val="69A43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54673"/>
    <w:multiLevelType w:val="hybridMultilevel"/>
    <w:tmpl w:val="4CA82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D16C51"/>
    <w:multiLevelType w:val="hybridMultilevel"/>
    <w:tmpl w:val="7240755E"/>
    <w:lvl w:ilvl="0" w:tplc="ABE87E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153761">
    <w:abstractNumId w:val="5"/>
  </w:num>
  <w:num w:numId="2" w16cid:durableId="1477448612">
    <w:abstractNumId w:val="6"/>
  </w:num>
  <w:num w:numId="3" w16cid:durableId="737827139">
    <w:abstractNumId w:val="2"/>
  </w:num>
  <w:num w:numId="4" w16cid:durableId="1798910059">
    <w:abstractNumId w:val="3"/>
  </w:num>
  <w:num w:numId="5" w16cid:durableId="1084764720">
    <w:abstractNumId w:val="4"/>
  </w:num>
  <w:num w:numId="6" w16cid:durableId="378096952">
    <w:abstractNumId w:val="0"/>
  </w:num>
  <w:num w:numId="7" w16cid:durableId="841050884">
    <w:abstractNumId w:val="7"/>
  </w:num>
  <w:num w:numId="8" w16cid:durableId="2116098414">
    <w:abstractNumId w:val="1"/>
  </w:num>
  <w:num w:numId="9" w16cid:durableId="1053650798">
    <w:abstractNumId w:val="8"/>
  </w:num>
  <w:num w:numId="10" w16cid:durableId="1495412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9CB"/>
    <w:rsid w:val="00004B01"/>
    <w:rsid w:val="0001401F"/>
    <w:rsid w:val="00027593"/>
    <w:rsid w:val="000309D7"/>
    <w:rsid w:val="00032931"/>
    <w:rsid w:val="00085572"/>
    <w:rsid w:val="00085BBD"/>
    <w:rsid w:val="000870DE"/>
    <w:rsid w:val="000A630B"/>
    <w:rsid w:val="000B776C"/>
    <w:rsid w:val="000D7C49"/>
    <w:rsid w:val="0016203A"/>
    <w:rsid w:val="001A1F1B"/>
    <w:rsid w:val="001B5349"/>
    <w:rsid w:val="001C28B0"/>
    <w:rsid w:val="00227F9E"/>
    <w:rsid w:val="0024381E"/>
    <w:rsid w:val="00261C36"/>
    <w:rsid w:val="002634D6"/>
    <w:rsid w:val="00275592"/>
    <w:rsid w:val="002C552B"/>
    <w:rsid w:val="00342EA5"/>
    <w:rsid w:val="00375FBF"/>
    <w:rsid w:val="0038148C"/>
    <w:rsid w:val="003E36CE"/>
    <w:rsid w:val="00407459"/>
    <w:rsid w:val="0042204E"/>
    <w:rsid w:val="00425BF0"/>
    <w:rsid w:val="00425DE2"/>
    <w:rsid w:val="004647C6"/>
    <w:rsid w:val="00474AB6"/>
    <w:rsid w:val="004A70EE"/>
    <w:rsid w:val="004C0D7D"/>
    <w:rsid w:val="004C1DB1"/>
    <w:rsid w:val="004F5A7F"/>
    <w:rsid w:val="00503D27"/>
    <w:rsid w:val="0055630B"/>
    <w:rsid w:val="00573DFA"/>
    <w:rsid w:val="005944A2"/>
    <w:rsid w:val="005A6054"/>
    <w:rsid w:val="0061615E"/>
    <w:rsid w:val="00634A08"/>
    <w:rsid w:val="006403AD"/>
    <w:rsid w:val="006517A6"/>
    <w:rsid w:val="00651C51"/>
    <w:rsid w:val="00655D6F"/>
    <w:rsid w:val="006727E2"/>
    <w:rsid w:val="006D4CFB"/>
    <w:rsid w:val="00715C14"/>
    <w:rsid w:val="007423DF"/>
    <w:rsid w:val="00762EF6"/>
    <w:rsid w:val="007719CB"/>
    <w:rsid w:val="007A1B2D"/>
    <w:rsid w:val="008435BB"/>
    <w:rsid w:val="00851078"/>
    <w:rsid w:val="0087294D"/>
    <w:rsid w:val="008A667C"/>
    <w:rsid w:val="008C1D02"/>
    <w:rsid w:val="008E5AE5"/>
    <w:rsid w:val="00910153"/>
    <w:rsid w:val="00920B36"/>
    <w:rsid w:val="00937302"/>
    <w:rsid w:val="009561E3"/>
    <w:rsid w:val="00957C93"/>
    <w:rsid w:val="00960A51"/>
    <w:rsid w:val="009A5BBF"/>
    <w:rsid w:val="009B4E0F"/>
    <w:rsid w:val="009C061F"/>
    <w:rsid w:val="009F5A3E"/>
    <w:rsid w:val="00A5165F"/>
    <w:rsid w:val="00A724C9"/>
    <w:rsid w:val="00A759EC"/>
    <w:rsid w:val="00AB29C9"/>
    <w:rsid w:val="00B03775"/>
    <w:rsid w:val="00B71C47"/>
    <w:rsid w:val="00B744A7"/>
    <w:rsid w:val="00BF7B07"/>
    <w:rsid w:val="00C0131E"/>
    <w:rsid w:val="00C353B0"/>
    <w:rsid w:val="00C41D5F"/>
    <w:rsid w:val="00C510CC"/>
    <w:rsid w:val="00C73ACB"/>
    <w:rsid w:val="00C9292D"/>
    <w:rsid w:val="00CE02E3"/>
    <w:rsid w:val="00CF1787"/>
    <w:rsid w:val="00D02E58"/>
    <w:rsid w:val="00D101BD"/>
    <w:rsid w:val="00D43C58"/>
    <w:rsid w:val="00D55544"/>
    <w:rsid w:val="00D62967"/>
    <w:rsid w:val="00D65EAF"/>
    <w:rsid w:val="00D672E2"/>
    <w:rsid w:val="00DA5A87"/>
    <w:rsid w:val="00DB7858"/>
    <w:rsid w:val="00E07671"/>
    <w:rsid w:val="00E16FF3"/>
    <w:rsid w:val="00E24173"/>
    <w:rsid w:val="00E25FA6"/>
    <w:rsid w:val="00E4441C"/>
    <w:rsid w:val="00EF65DA"/>
    <w:rsid w:val="00EF743A"/>
    <w:rsid w:val="00F03D3E"/>
    <w:rsid w:val="00F32E5B"/>
    <w:rsid w:val="00F52BA6"/>
    <w:rsid w:val="00F87EF9"/>
    <w:rsid w:val="00F969F9"/>
    <w:rsid w:val="00FB2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3D12"/>
  <w15:docId w15:val="{B8E558CB-D16D-47E3-80DA-D827D8FE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7423DF"/>
    <w:pPr>
      <w:ind w:left="720"/>
      <w:contextualSpacing/>
    </w:pPr>
  </w:style>
  <w:style w:type="paragraph" w:styleId="Header">
    <w:name w:val="header"/>
    <w:basedOn w:val="Normal"/>
    <w:link w:val="HeaderChar"/>
    <w:uiPriority w:val="99"/>
    <w:semiHidden/>
    <w:unhideWhenUsed/>
    <w:rsid w:val="00FB23E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B23E2"/>
  </w:style>
  <w:style w:type="paragraph" w:styleId="Footer">
    <w:name w:val="footer"/>
    <w:basedOn w:val="Normal"/>
    <w:link w:val="FooterChar"/>
    <w:uiPriority w:val="99"/>
    <w:semiHidden/>
    <w:unhideWhenUsed/>
    <w:rsid w:val="00FB23E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B2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artresearch.notion.site/sprint-evaluation-rubr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xbio-hackathon-2026-04-24-to-2026-0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1418</Words>
  <Characters>8084</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Fickert</dc:creator>
  <cp:lastModifiedBy>Kevin Fickert</cp:lastModifiedBy>
  <cp:revision>6</cp:revision>
  <dcterms:created xsi:type="dcterms:W3CDTF">2026-04-26T12:37:00Z</dcterms:created>
  <dcterms:modified xsi:type="dcterms:W3CDTF">2026-04-26T12:39:00Z</dcterms:modified>
</cp:coreProperties>
</file>