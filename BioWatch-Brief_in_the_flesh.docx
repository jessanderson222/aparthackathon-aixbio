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891B2" w14:textId="77777777" w:rsidR="007719CB" w:rsidRDefault="007719CB">
      <w:pPr>
        <w:spacing w:after="200" w:line="240" w:lineRule="auto"/>
        <w:rPr>
          <w:rFonts w:ascii="Old Standard TT" w:eastAsia="Old Standard TT" w:hAnsi="Old Standard TT" w:cs="Old Standard TT"/>
          <w:sz w:val="12"/>
          <w:szCs w:val="12"/>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719CB" w14:paraId="5D6B19A7" w14:textId="77777777">
        <w:trPr>
          <w:jc w:val="center"/>
        </w:trPr>
        <w:tc>
          <w:tcPr>
            <w:tcW w:w="9360" w:type="dxa"/>
            <w:tcBorders>
              <w:top w:val="single" w:sz="24" w:space="0" w:color="000000"/>
              <w:left w:val="nil"/>
              <w:right w:val="nil"/>
            </w:tcBorders>
            <w:tcMar>
              <w:top w:w="0" w:type="dxa"/>
              <w:left w:w="0" w:type="dxa"/>
              <w:bottom w:w="0" w:type="dxa"/>
              <w:right w:w="0" w:type="dxa"/>
            </w:tcMar>
          </w:tcPr>
          <w:p w14:paraId="779A1D8C" w14:textId="77777777" w:rsidR="007719CB" w:rsidRDefault="007719CB">
            <w:pPr>
              <w:spacing w:after="200" w:line="240" w:lineRule="auto"/>
              <w:rPr>
                <w:rFonts w:ascii="Old Standard TT" w:eastAsia="Old Standard TT" w:hAnsi="Old Standard TT" w:cs="Old Standard TT"/>
                <w:sz w:val="20"/>
                <w:szCs w:val="20"/>
              </w:rPr>
            </w:pPr>
          </w:p>
          <w:p w14:paraId="6E6C736D" w14:textId="77777777" w:rsidR="007719CB" w:rsidRDefault="008B40FE">
            <w:pPr>
              <w:pStyle w:val="Title"/>
              <w:rPr>
                <w:color w:val="000000"/>
              </w:rPr>
            </w:pPr>
            <w:bookmarkStart w:id="0" w:name="_bzdusysp7krw" w:colFirst="0" w:colLast="0"/>
            <w:bookmarkEnd w:id="0"/>
            <w:r>
              <w:t>BioWatch Brief</w:t>
            </w:r>
            <w:r>
              <w:rPr>
                <w:vertAlign w:val="superscript"/>
              </w:rPr>
              <w:footnoteReference w:id="1"/>
            </w:r>
          </w:p>
          <w:p w14:paraId="51950845" w14:textId="77777777" w:rsidR="007719CB" w:rsidRDefault="007719CB">
            <w:pPr>
              <w:spacing w:after="200" w:line="240" w:lineRule="auto"/>
              <w:jc w:val="both"/>
              <w:rPr>
                <w:rFonts w:ascii="Old Standard TT" w:eastAsia="Old Standard TT" w:hAnsi="Old Standard TT" w:cs="Old Standard TT"/>
                <w:sz w:val="20"/>
                <w:szCs w:val="20"/>
              </w:rPr>
            </w:pPr>
          </w:p>
        </w:tc>
      </w:tr>
      <w:tr w:rsidR="007719CB" w14:paraId="3D16F45C" w14:textId="77777777">
        <w:trPr>
          <w:jc w:val="center"/>
        </w:trPr>
        <w:tc>
          <w:tcPr>
            <w:tcW w:w="9360" w:type="dxa"/>
            <w:tcBorders>
              <w:left w:val="nil"/>
              <w:bottom w:val="nil"/>
              <w:right w:val="nil"/>
            </w:tcBorders>
            <w:tcMar>
              <w:top w:w="0" w:type="dxa"/>
              <w:left w:w="0" w:type="dxa"/>
              <w:bottom w:w="0" w:type="dxa"/>
              <w:right w:w="0" w:type="dxa"/>
            </w:tcMar>
          </w:tcPr>
          <w:p w14:paraId="70C40CA8" w14:textId="77777777" w:rsidR="007719CB" w:rsidRDefault="007719CB">
            <w:pPr>
              <w:spacing w:after="200" w:line="240" w:lineRule="auto"/>
              <w:rPr>
                <w:rFonts w:ascii="Old Standard TT" w:eastAsia="Old Standard TT" w:hAnsi="Old Standard TT" w:cs="Old Standard TT"/>
                <w:sz w:val="2"/>
                <w:szCs w:val="2"/>
              </w:rPr>
            </w:pPr>
          </w:p>
          <w:tbl>
            <w:tblPr>
              <w:tblStyle w:val="a0"/>
              <w:tblW w:w="71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85"/>
            </w:tblGrid>
            <w:tr w:rsidR="007719CB" w14:paraId="59FEE005" w14:textId="77777777">
              <w:trPr>
                <w:trHeight w:val="420"/>
                <w:jc w:val="center"/>
              </w:trPr>
              <w:tc>
                <w:tcPr>
                  <w:tcW w:w="7185" w:type="dxa"/>
                  <w:tcBorders>
                    <w:top w:val="nil"/>
                    <w:left w:val="nil"/>
                    <w:bottom w:val="nil"/>
                    <w:right w:val="nil"/>
                  </w:tcBorders>
                  <w:tcMar>
                    <w:top w:w="0" w:type="dxa"/>
                    <w:left w:w="0" w:type="dxa"/>
                    <w:bottom w:w="0" w:type="dxa"/>
                    <w:right w:w="0" w:type="dxa"/>
                  </w:tcMar>
                </w:tcPr>
                <w:p w14:paraId="2C2685F0" w14:textId="77777777" w:rsidR="007719CB" w:rsidRDefault="007719CB">
                  <w:pPr>
                    <w:spacing w:after="200" w:line="240" w:lineRule="auto"/>
                    <w:rPr>
                      <w:rFonts w:ascii="Old Standard TT" w:eastAsia="Old Standard TT" w:hAnsi="Old Standard TT" w:cs="Old Standard TT"/>
                      <w:sz w:val="2"/>
                      <w:szCs w:val="2"/>
                    </w:rPr>
                  </w:pPr>
                </w:p>
                <w:tbl>
                  <w:tblPr>
                    <w:tblStyle w:val="a1"/>
                    <w:tblW w:w="64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tblGrid>
                  <w:tr w:rsidR="007719CB" w14:paraId="2BD8DABD" w14:textId="77777777" w:rsidTr="008B40FE">
                    <w:trPr>
                      <w:trHeight w:val="705"/>
                      <w:jc w:val="center"/>
                    </w:trPr>
                    <w:tc>
                      <w:tcPr>
                        <w:tcW w:w="690" w:type="dxa"/>
                        <w:tcBorders>
                          <w:top w:val="nil"/>
                          <w:left w:val="nil"/>
                          <w:bottom w:val="nil"/>
                          <w:right w:val="nil"/>
                        </w:tcBorders>
                        <w:tcMar>
                          <w:top w:w="0" w:type="dxa"/>
                          <w:left w:w="0" w:type="dxa"/>
                          <w:bottom w:w="0" w:type="dxa"/>
                          <w:right w:w="0" w:type="dxa"/>
                        </w:tcMar>
                      </w:tcPr>
                      <w:p w14:paraId="5CED1A3C" w14:textId="77777777" w:rsidR="008B40FE" w:rsidRDefault="008B40F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Kevin Fickert</w:t>
                        </w:r>
                      </w:p>
                      <w:p w14:paraId="0F1445AB" w14:textId="77777777" w:rsidR="007719CB" w:rsidRDefault="009F5A3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t>University of Pennsylvania</w:t>
                        </w:r>
                      </w:p>
                    </w:tc>
                    <w:tc>
                      <w:tcPr>
                        <w:tcW w:w="690" w:type="dxa"/>
                        <w:tcBorders>
                          <w:top w:val="nil"/>
                          <w:left w:val="nil"/>
                          <w:bottom w:val="nil"/>
                          <w:right w:val="nil"/>
                        </w:tcBorders>
                        <w:tcMar>
                          <w:top w:w="0" w:type="dxa"/>
                          <w:left w:w="0" w:type="dxa"/>
                          <w:bottom w:w="0" w:type="dxa"/>
                          <w:right w:w="0" w:type="dxa"/>
                        </w:tcMar>
                      </w:tcPr>
                      <w:p w14:paraId="17C16ABE" w14:textId="77777777" w:rsidR="008B40FE" w:rsidRDefault="008B40F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Jessica Anderson</w:t>
                        </w:r>
                      </w:p>
                      <w:p w14:paraId="7228C8A5" w14:textId="77777777" w:rsidR="007719CB" w:rsidRDefault="009F5A3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t>University of Pennsylvania</w:t>
                        </w:r>
                      </w:p>
                    </w:tc>
                    <w:tc>
                      <w:tcPr>
                        <w:tcW w:w="690" w:type="dxa"/>
                        <w:tcBorders>
                          <w:top w:val="nil"/>
                          <w:left w:val="nil"/>
                          <w:bottom w:val="nil"/>
                          <w:right w:val="nil"/>
                        </w:tcBorders>
                        <w:tcMar>
                          <w:top w:w="0" w:type="dxa"/>
                          <w:left w:w="0" w:type="dxa"/>
                          <w:bottom w:w="0" w:type="dxa"/>
                          <w:right w:w="0" w:type="dxa"/>
                        </w:tcMar>
                      </w:tcPr>
                      <w:p w14:paraId="21A6690A" w14:textId="77777777" w:rsidR="008B40FE" w:rsidRDefault="008B40F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David Nai</w:t>
                        </w:r>
                      </w:p>
                      <w:p w14:paraId="08186B4B" w14:textId="77777777" w:rsidR="007719CB" w:rsidRDefault="009F5A3E">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t>University of Pennsylvania</w:t>
                        </w:r>
                      </w:p>
                    </w:tc>
                  </w:tr>
                </w:tbl>
                <w:p w14:paraId="394C4ADE" w14:textId="77777777" w:rsidR="008B40FE" w:rsidRDefault="008B40FE">
                  <w:pPr>
                    <w:spacing w:after="200" w:line="240" w:lineRule="auto"/>
                    <w:jc w:val="center"/>
                    <w:rPr>
                      <w:rFonts w:ascii="Old Standard TT" w:eastAsia="Old Standard TT" w:hAnsi="Old Standard TT" w:cs="Old Standard TT"/>
                      <w:b/>
                      <w:bCs/>
                    </w:rPr>
                  </w:pPr>
                </w:p>
                <w:p w14:paraId="3EE1080E" w14:textId="77777777" w:rsidR="007719CB" w:rsidRDefault="009F5A3E">
                  <w:pPr>
                    <w:spacing w:after="200" w:line="240" w:lineRule="auto"/>
                    <w:jc w:val="center"/>
                    <w:rPr>
                      <w:rFonts w:ascii="Old Standard TT" w:eastAsia="Old Standard TT" w:hAnsi="Old Standard TT" w:cs="Old Standard TT"/>
                      <w:i/>
                      <w:iCs/>
                    </w:rPr>
                  </w:pPr>
                  <w:r>
                    <w:rPr>
                      <w:rFonts w:ascii="Old Standard TT" w:eastAsia="Old Standard TT" w:hAnsi="Old Standard TT" w:cs="Old Standard TT"/>
                      <w:b/>
                      <w:bCs/>
                    </w:rPr>
                    <w:t>With</w:t>
                  </w:r>
                  <w:r>
                    <w:rPr>
                      <w:rFonts w:ascii="Old Standard TT" w:eastAsia="Old Standard TT" w:hAnsi="Old Standard TT" w:cs="Old Standard TT"/>
                      <w:b/>
                      <w:bCs/>
                    </w:rPr>
                    <w:br/>
                  </w:r>
                  <w:r>
                    <w:rPr>
                      <w:rFonts w:ascii="Old Standard TT" w:eastAsia="Old Standard TT" w:hAnsi="Old Standard TT" w:cs="Old Standard TT"/>
                    </w:rPr>
                    <w:t>Apart Research</w:t>
                  </w:r>
                </w:p>
              </w:tc>
            </w:tr>
          </w:tbl>
          <w:p w14:paraId="21E4FEFA" w14:textId="77777777" w:rsidR="007719CB" w:rsidRDefault="009F5A3E">
            <w:pPr>
              <w:spacing w:before="240" w:after="200" w:line="240" w:lineRule="auto"/>
              <w:jc w:val="center"/>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Abstract</w:t>
            </w:r>
          </w:p>
          <w:tbl>
            <w:tblPr>
              <w:tblStyle w:val="a2"/>
              <w:tblW w:w="7095"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5"/>
            </w:tblGrid>
            <w:tr w:rsidR="007719CB" w14:paraId="0C52740E" w14:textId="77777777">
              <w:tc>
                <w:tcPr>
                  <w:tcW w:w="7095" w:type="dxa"/>
                  <w:tcBorders>
                    <w:top w:val="nil"/>
                    <w:left w:val="nil"/>
                    <w:bottom w:val="nil"/>
                    <w:right w:val="nil"/>
                  </w:tcBorders>
                  <w:tcMar>
                    <w:top w:w="100" w:type="dxa"/>
                    <w:left w:w="100" w:type="dxa"/>
                    <w:bottom w:w="100" w:type="dxa"/>
                    <w:right w:w="100" w:type="dxa"/>
                  </w:tcMar>
                </w:tcPr>
                <w:p w14:paraId="69168A85" w14:textId="77777777" w:rsidR="007719CB" w:rsidRDefault="009F5A3E">
                  <w:pPr>
                    <w:spacing w:after="120"/>
                    <w:ind w:left="540" w:right="45"/>
                    <w:jc w:val="both"/>
                    <w:rPr>
                      <w:rFonts w:ascii="Old Standard TT" w:eastAsia="Old Standard TT" w:hAnsi="Old Standard TT" w:cs="Old Standard TT"/>
                    </w:rPr>
                  </w:pPr>
                  <w:r>
                    <w:rPr>
                      <w:rFonts w:ascii="Old Standard TT" w:eastAsia="Old Standard TT" w:hAnsi="Old Standard TT" w:cs="Old Standard TT"/>
                    </w:rPr>
                    <w:t>Biosecurity analysts face a growing asymmetry: the volume of global outbreak reporting has expanded substantially over the past two decades, while the number of trained personnel capable of synthesising that information in real time has not. When a novel pathogen finding or unusual outbreak is reported, an analyst typically spends hours triaging WHO Disease Outbreak News, ProMED-mail alerts, and policy documents to construct an initial risk picture—a manual workflow that scales poorly under pressure.</w:t>
                  </w:r>
                </w:p>
                <w:p w14:paraId="20CCF805" w14:textId="77777777" w:rsidR="007719CB" w:rsidRDefault="009F5A3E">
                  <w:pPr>
                    <w:spacing w:after="120"/>
                    <w:ind w:left="540" w:right="45"/>
                    <w:jc w:val="both"/>
                    <w:rPr>
                      <w:rFonts w:ascii="Old Standard TT" w:eastAsia="Old Standard TT" w:hAnsi="Old Standard TT" w:cs="Old Standard TT"/>
                    </w:rPr>
                  </w:pPr>
                  <w:r>
                    <w:rPr>
                      <w:rFonts w:ascii="Old Standard TT" w:eastAsia="Old Standard TT" w:hAnsi="Old Standard TT" w:cs="Old Standard TT"/>
                    </w:rPr>
                    <w:t xml:space="preserve">We present </w:t>
                  </w:r>
                  <w:r>
                    <w:rPr>
                      <w:rFonts w:ascii="Old Standard TT" w:eastAsia="Old Standard TT" w:hAnsi="Old Standard TT" w:cs="Old Standard TT"/>
                      <w:b/>
                      <w:bCs/>
                    </w:rPr>
                    <w:t>BioWatch Brief</w:t>
                  </w:r>
                  <w:r>
                    <w:rPr>
                      <w:rFonts w:ascii="Old Standard TT" w:eastAsia="Old Standard TT" w:hAnsi="Old Standard TT" w:cs="Old Standard TT"/>
                    </w:rPr>
                    <w:t>, a rapid pathogen risk assessment tool that compresses this intake stage into minutes. The system implements a three-stage LLM pipeline—structured extraction, retrieval against a curated corpus of historical outbreaks and biosecurity policy frameworks, and grounded analysis—to produce a structured risk card from an arbitrary input report. The architecture is deliberate: by separating fact extraction from retrieval and synthesis, we constrain LLM outputs at each stage and surface uncertainty rather than mask it.</w:t>
                  </w:r>
                </w:p>
                <w:p w14:paraId="0D96B049" w14:textId="77777777" w:rsidR="007719CB" w:rsidRDefault="007719CB">
                  <w:pPr>
                    <w:spacing w:after="120"/>
                    <w:ind w:left="540" w:right="45"/>
                    <w:jc w:val="both"/>
                    <w:rPr>
                      <w:rFonts w:ascii="Old Standard TT" w:eastAsia="Old Standard TT" w:hAnsi="Old Standard TT" w:cs="Old Standard TT"/>
                    </w:rPr>
                  </w:pPr>
                </w:p>
                <w:p w14:paraId="30BFC05D" w14:textId="77777777" w:rsidR="006A4ED2" w:rsidRDefault="006A4ED2">
                  <w:pPr>
                    <w:spacing w:after="120"/>
                    <w:ind w:left="540" w:right="45"/>
                    <w:jc w:val="both"/>
                    <w:rPr>
                      <w:rFonts w:ascii="Old Standard TT" w:eastAsia="Old Standard TT" w:hAnsi="Old Standard TT" w:cs="Old Standard TT"/>
                    </w:rPr>
                  </w:pPr>
                </w:p>
                <w:p w14:paraId="03ECBD58" w14:textId="77777777" w:rsidR="006A4ED2" w:rsidRDefault="006A4ED2">
                  <w:pPr>
                    <w:spacing w:after="120"/>
                    <w:ind w:left="540" w:right="45"/>
                    <w:jc w:val="both"/>
                    <w:rPr>
                      <w:rFonts w:ascii="Old Standard TT" w:eastAsia="Old Standard TT" w:hAnsi="Old Standard TT" w:cs="Old Standard TT"/>
                    </w:rPr>
                  </w:pPr>
                </w:p>
                <w:p w14:paraId="2CF9880F" w14:textId="77777777" w:rsidR="006A4ED2" w:rsidRDefault="006A4ED2">
                  <w:pPr>
                    <w:spacing w:after="120"/>
                    <w:ind w:left="540" w:right="45"/>
                    <w:jc w:val="both"/>
                    <w:rPr>
                      <w:rFonts w:ascii="Old Standard TT" w:eastAsia="Old Standard TT" w:hAnsi="Old Standard TT" w:cs="Old Standard TT"/>
                    </w:rPr>
                  </w:pPr>
                </w:p>
                <w:p w14:paraId="2BF48435" w14:textId="77777777" w:rsidR="006A4ED2" w:rsidRDefault="006A4ED2">
                  <w:pPr>
                    <w:spacing w:after="120"/>
                    <w:ind w:left="540" w:right="45"/>
                    <w:jc w:val="both"/>
                    <w:rPr>
                      <w:rFonts w:ascii="Old Standard TT" w:eastAsia="Old Standard TT" w:hAnsi="Old Standard TT" w:cs="Old Standard TT"/>
                    </w:rPr>
                  </w:pPr>
                </w:p>
                <w:p w14:paraId="090531DD" w14:textId="77777777" w:rsidR="006A4ED2" w:rsidRDefault="006A4ED2">
                  <w:pPr>
                    <w:spacing w:after="120"/>
                    <w:ind w:left="540" w:right="45"/>
                    <w:jc w:val="both"/>
                    <w:rPr>
                      <w:rFonts w:ascii="Old Standard TT" w:eastAsia="Old Standard TT" w:hAnsi="Old Standard TT" w:cs="Old Standard TT"/>
                    </w:rPr>
                  </w:pPr>
                </w:p>
                <w:p w14:paraId="42B35DE4" w14:textId="77777777" w:rsidR="006A4ED2" w:rsidRDefault="006A4ED2">
                  <w:pPr>
                    <w:spacing w:after="120"/>
                    <w:ind w:left="540" w:right="45"/>
                    <w:jc w:val="both"/>
                    <w:rPr>
                      <w:rFonts w:ascii="Old Standard TT" w:eastAsia="Old Standard TT" w:hAnsi="Old Standard TT" w:cs="Old Standard TT"/>
                    </w:rPr>
                  </w:pPr>
                </w:p>
                <w:p w14:paraId="208CCA9C" w14:textId="77777777" w:rsidR="006A4ED2" w:rsidRDefault="006A4ED2">
                  <w:pPr>
                    <w:spacing w:after="120"/>
                    <w:ind w:left="540" w:right="45"/>
                    <w:jc w:val="both"/>
                    <w:rPr>
                      <w:rFonts w:ascii="Old Standard TT" w:eastAsia="Old Standard TT" w:hAnsi="Old Standard TT" w:cs="Old Standard TT"/>
                    </w:rPr>
                  </w:pPr>
                </w:p>
                <w:p w14:paraId="72539A46" w14:textId="6A20ADFD" w:rsidR="006A4ED2" w:rsidRDefault="006A4ED2">
                  <w:pPr>
                    <w:spacing w:after="120"/>
                    <w:ind w:left="540" w:right="45"/>
                    <w:jc w:val="both"/>
                    <w:rPr>
                      <w:rFonts w:ascii="Old Standard TT" w:eastAsia="Old Standard TT" w:hAnsi="Old Standard TT" w:cs="Old Standard TT"/>
                    </w:rPr>
                  </w:pPr>
                </w:p>
              </w:tc>
            </w:tr>
          </w:tbl>
          <w:p w14:paraId="523B040B" w14:textId="77777777" w:rsidR="007719CB" w:rsidRDefault="007719CB">
            <w:pPr>
              <w:spacing w:after="200" w:line="240" w:lineRule="auto"/>
              <w:rPr>
                <w:rFonts w:ascii="Old Standard TT" w:eastAsia="Old Standard TT" w:hAnsi="Old Standard TT" w:cs="Old Standard TT"/>
                <w:b/>
                <w:bCs/>
                <w:sz w:val="12"/>
                <w:szCs w:val="12"/>
              </w:rPr>
            </w:pPr>
          </w:p>
        </w:tc>
      </w:tr>
    </w:tbl>
    <w:p w14:paraId="34A94982" w14:textId="77777777" w:rsidR="007719CB" w:rsidRDefault="007719CB"/>
    <w:p w14:paraId="5D75E321"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 w:name="_ttm1qklp8m0q" w:colFirst="0" w:colLast="0"/>
      <w:bookmarkEnd w:id="1"/>
      <w:r>
        <w:rPr>
          <w:rFonts w:ascii="Old Standard TT" w:eastAsia="Old Standard TT" w:hAnsi="Old Standard TT" w:cs="Old Standard TT"/>
          <w:b/>
          <w:bCs/>
          <w:color w:val="434343"/>
          <w:sz w:val="28"/>
          <w:szCs w:val="28"/>
        </w:rPr>
        <w:t>1. Introduction</w:t>
      </w:r>
    </w:p>
    <w:p w14:paraId="0E976034" w14:textId="77777777" w:rsidR="007719CB" w:rsidRDefault="007719CB">
      <w:pPr>
        <w:rPr>
          <w:rFonts w:ascii="Old Standard TT" w:eastAsia="Old Standard TT" w:hAnsi="Old Standard TT" w:cs="Old Standard TT"/>
          <w:i/>
          <w:iCs/>
        </w:rPr>
      </w:pPr>
    </w:p>
    <w:p w14:paraId="60525DFD" w14:textId="77777777" w:rsidR="0001401F" w:rsidRDefault="0001401F">
      <w:pPr>
        <w:rPr>
          <w:rFonts w:ascii="Old Standard TT" w:eastAsia="Old Standard TT" w:hAnsi="Old Standard TT" w:cs="Old Standard TT"/>
          <w:i/>
          <w:iCs/>
        </w:rPr>
      </w:pPr>
    </w:p>
    <w:p w14:paraId="52ECAE77" w14:textId="77777777" w:rsidR="007719CB" w:rsidRDefault="007719CB">
      <w:pPr>
        <w:rPr>
          <w:ins w:id="2" w:author="Microsoft Word" w:date="2026-04-26T07:36:00Z" w16du:dateUtc="2026-04-26T12:36:00Z"/>
          <w:rFonts w:ascii="Old Standard TT" w:eastAsia="Old Standard TT" w:hAnsi="Old Standard TT" w:cs="Old Standard TT"/>
          <w:i/>
          <w:iCs/>
        </w:rPr>
      </w:pPr>
    </w:p>
    <w:p w14:paraId="5CEDF939" w14:textId="0A33C610"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Biosecurity practice operates under chronic information overload. Public-health practitioners and biosecurity analysts must monitor a continuous flow of outbreak reports, laboratory findings, and policy advisories drawn from sources including WHO Disease Outbreak News, ProMED-mail, national CDCs, peer-reviewed literature, and gr</w:t>
      </w:r>
      <w:r w:rsidR="006A4ED2">
        <w:rPr>
          <w:rFonts w:ascii="Old Standard TT" w:eastAsia="Old Standard TT" w:hAnsi="Old Standard TT" w:cs="Old Standard TT"/>
        </w:rPr>
        <w:t>a</w:t>
      </w:r>
      <w:r>
        <w:rPr>
          <w:rFonts w:ascii="Old Standard TT" w:eastAsia="Old Standard TT" w:hAnsi="Old Standard TT" w:cs="Old Standard TT"/>
        </w:rPr>
        <w:t>y literature. When a novel signal appears—an unusual cluster, an unexpected geography, a new pathogen finding—the analyst must rapidly form a risk picture: what is this, how serious is it, what historical events does it resemble, what policy and regulatory frameworks apply, and what are the immediate next steps? In current practice, this triage takes hours of manual effort per signal, and the volume of incoming reports vastly exceeds available analytical capacity.</w:t>
      </w:r>
    </w:p>
    <w:p w14:paraId="307EF26C"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This gap matters for AI safety and biosecurity in two distinct ways. First, undetected or under-prioritised outbreak signals carry direct catastrophic risk: the cost of missing an early warning is asymmetrically high. Second, AI systems are now plausible candidates to assist with this work, but naïve deployment of large language models for high-stakes risk assessment introduces its own failure modes—hallucinated facts, over-confident classifications, and silent omission of uncertainty. A useful tool in this domain must be designed to mitigate these failure modes rather than amplify them.</w:t>
      </w:r>
    </w:p>
    <w:p w14:paraId="1126F699" w14:textId="77777777" w:rsidR="00D62967" w:rsidRPr="0061615E" w:rsidRDefault="00425DE2">
      <w:pPr>
        <w:rPr>
          <w:rFonts w:ascii="Old Standard TT" w:eastAsia="Old Standard TT" w:hAnsi="Old Standard TT" w:cs="Old Standard TT"/>
          <w:b/>
          <w:bCs/>
          <w:i/>
          <w:iCs/>
        </w:rPr>
      </w:pPr>
      <w:r>
        <w:rPr>
          <w:rFonts w:ascii="Old Standard TT" w:eastAsia="Old Standard TT" w:hAnsi="Old Standard TT" w:cs="Old Standard TT"/>
        </w:rPr>
        <w:t>From a technical standpoint, the core challenge is taking an unstructured biosecurity report and transforming it into actionable intelligence. To that end, we developed a Large Language Model (LLM) pipeline that takes raw report text as input and processes it in three distinct stages—extraction, retrieval, and analysis—to produce a structured risk assessment.</w:t>
      </w:r>
    </w:p>
    <w:p w14:paraId="1ECF0B80" w14:textId="77777777" w:rsidR="00A724C9" w:rsidRDefault="00A724C9">
      <w:pPr>
        <w:rPr>
          <w:rFonts w:ascii="Old Standard TT" w:eastAsia="Old Standard TT" w:hAnsi="Old Standard TT" w:cs="Old Standard TT"/>
          <w:i/>
          <w:iCs/>
        </w:rPr>
      </w:pPr>
    </w:p>
    <w:p w14:paraId="07F8DEA8" w14:textId="77777777" w:rsidR="00A724C9" w:rsidRDefault="00A724C9">
      <w:pPr>
        <w:rPr>
          <w:rFonts w:ascii="Old Standard TT" w:eastAsia="Old Standard TT" w:hAnsi="Old Standard TT" w:cs="Old Standard TT"/>
          <w:i/>
          <w:iCs/>
        </w:rPr>
      </w:pPr>
    </w:p>
    <w:p w14:paraId="71828C80" w14:textId="77777777" w:rsidR="00D62967" w:rsidRDefault="00D62967">
      <w:pPr>
        <w:rPr>
          <w:rFonts w:ascii="Old Standard TT" w:eastAsia="Old Standard TT" w:hAnsi="Old Standard TT" w:cs="Old Standard TT"/>
          <w:i/>
          <w:iCs/>
        </w:rPr>
      </w:pPr>
    </w:p>
    <w:p w14:paraId="3854F08E"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b/>
          <w:bCs/>
        </w:rPr>
        <w:t>Our main contributions are:</w:t>
      </w:r>
    </w:p>
    <w:p w14:paraId="2D9D3A59" w14:textId="77777777" w:rsidR="007719CB" w:rsidRDefault="007719CB">
      <w:pPr>
        <w:rPr>
          <w:rFonts w:ascii="Old Standard TT" w:eastAsia="Old Standard TT" w:hAnsi="Old Standard TT" w:cs="Old Standard TT"/>
          <w:i/>
          <w:iCs/>
        </w:rPr>
      </w:pPr>
    </w:p>
    <w:p w14:paraId="03D43C1B" w14:textId="77777777" w:rsidR="00EF743A" w:rsidRPr="0061615E" w:rsidRDefault="00EF743A" w:rsidP="00EF743A">
      <w:pPr>
        <w:pStyle w:val="ListParagraph"/>
        <w:numPr>
          <w:ilvl w:val="0"/>
          <w:numId w:val="5"/>
        </w:numPr>
        <w:rPr>
          <w:rFonts w:ascii="Old Standard TT" w:eastAsia="Old Standard TT" w:hAnsi="Old Standard TT" w:cs="Old Standard TT"/>
          <w:b/>
          <w:bCs/>
          <w:i/>
          <w:iCs/>
        </w:rPr>
      </w:pPr>
      <w:r>
        <w:rPr>
          <w:rFonts w:ascii="Old Standard TT" w:eastAsia="Old Standard TT" w:hAnsi="Old Standard TT" w:cs="Old Standard TT"/>
        </w:rPr>
        <w:t>A staged pipeline architecture for biosecurity risk assessment. By decomposing the task into structured extraction, retrieval, and analysis, we improve reliability, interpretability, and consistency relative to monolithic prompting approaches.</w:t>
      </w:r>
    </w:p>
    <w:p w14:paraId="00128E23" w14:textId="77777777" w:rsidR="006727E2" w:rsidRPr="0061615E" w:rsidRDefault="004A70EE" w:rsidP="006727E2">
      <w:pPr>
        <w:pStyle w:val="ListParagraph"/>
        <w:numPr>
          <w:ilvl w:val="0"/>
          <w:numId w:val="5"/>
        </w:numPr>
        <w:rPr>
          <w:rFonts w:ascii="Old Standard TT" w:eastAsia="Old Standard TT" w:hAnsi="Old Standard TT" w:cs="Old Standard TT"/>
          <w:b/>
          <w:bCs/>
          <w:i/>
          <w:iCs/>
        </w:rPr>
      </w:pPr>
      <w:r>
        <w:rPr>
          <w:rFonts w:ascii="Old Standard TT" w:eastAsia="Old Standard TT" w:hAnsi="Old Standard TT" w:cs="Old Standard TT"/>
        </w:rPr>
        <w:t>A category-separated keyword retrieval system that explicitly distinguishes historical outbreak analogues from policy and regulatory context, ensuring both classes of evidence are surfaced rather than allowing one to dominate.</w:t>
      </w:r>
    </w:p>
    <w:p w14:paraId="62E37C46" w14:textId="77777777" w:rsidR="007719CB" w:rsidRDefault="00EF743A" w:rsidP="00EF743A">
      <w:pPr>
        <w:pStyle w:val="ListParagraph"/>
        <w:numPr>
          <w:ilvl w:val="0"/>
          <w:numId w:val="5"/>
        </w:numPr>
        <w:rPr>
          <w:rFonts w:ascii="Old Standard TT" w:eastAsia="Old Standard TT" w:hAnsi="Old Standard TT" w:cs="Old Standard TT"/>
        </w:rPr>
      </w:pPr>
      <w:r>
        <w:rPr>
          <w:rFonts w:ascii="Old Standard TT" w:eastAsia="Old Standard TT" w:hAnsi="Old Standard TT" w:cs="Old Standard TT"/>
        </w:rPr>
        <w:t>A curated open corpus of 21 historical outbreak and biosecurity policy entries with normalised fields for pathogen, location, transmission, response history, and source provenance.</w:t>
      </w:r>
    </w:p>
    <w:p w14:paraId="4C238609" w14:textId="77777777" w:rsidR="004A70EE" w:rsidRPr="00D02E58" w:rsidRDefault="004A70EE" w:rsidP="00D02E58">
      <w:pPr>
        <w:rPr>
          <w:rFonts w:ascii="Old Standard TT" w:eastAsia="Old Standard TT" w:hAnsi="Old Standard TT" w:cs="Old Standard TT"/>
          <w:i/>
          <w:iCs/>
        </w:rPr>
      </w:pPr>
    </w:p>
    <w:p w14:paraId="09D9F15F"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3" w:name="_vzobftj4w235" w:colFirst="0" w:colLast="0"/>
      <w:bookmarkEnd w:id="3"/>
      <w:r>
        <w:rPr>
          <w:rFonts w:ascii="Old Standard TT" w:eastAsia="Old Standard TT" w:hAnsi="Old Standard TT" w:cs="Old Standard TT"/>
          <w:b/>
          <w:bCs/>
          <w:color w:val="434343"/>
          <w:sz w:val="28"/>
          <w:szCs w:val="28"/>
        </w:rPr>
        <w:t>2. Related Work</w:t>
      </w:r>
    </w:p>
    <w:p w14:paraId="090D84C9" w14:textId="77777777" w:rsidR="007719CB" w:rsidRDefault="007719CB">
      <w:pPr>
        <w:rPr>
          <w:rFonts w:ascii="Old Standard TT" w:eastAsia="Old Standard TT" w:hAnsi="Old Standard TT" w:cs="Old Standard TT"/>
          <w:i/>
          <w:iCs/>
        </w:rPr>
      </w:pPr>
    </w:p>
    <w:p w14:paraId="66ABBA21" w14:textId="77777777" w:rsidR="007719CB" w:rsidRDefault="007719CB">
      <w:pPr>
        <w:rPr>
          <w:rFonts w:ascii="Old Standard TT" w:eastAsia="Old Standard TT" w:hAnsi="Old Standard TT" w:cs="Old Standard TT"/>
          <w:i/>
          <w:iCs/>
        </w:rPr>
      </w:pPr>
    </w:p>
    <w:p w14:paraId="65107D25"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Existing systems for pathogen surveillance and outbreak intelligence broadly fall into three categories.</w:t>
      </w:r>
    </w:p>
    <w:p w14:paraId="449DE9A1"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b/>
          <w:bCs/>
        </w:rPr>
        <w:t>Aggregation and surveillance platforms.</w:t>
      </w:r>
      <w:r>
        <w:rPr>
          <w:rFonts w:ascii="Old Standard TT" w:eastAsia="Old Standard TT" w:hAnsi="Old Standard TT" w:cs="Old Standard TT"/>
        </w:rPr>
        <w:t xml:space="preserve"> ProMED-mail (Carrion &amp; Madoff, 2017; Burki, 2023) and WHO Disease Outbreak News are the dominant manual-curation sources for global outbreak intelligence. HealthMap and the FAO’s EMPRES-i platform provide automated aggregation of news and animal-health reports. These systems excel at capturing what is happening but provide minimal analytical synthesis: an analyst must still read, contextualise, and assess each item independently.</w:t>
      </w:r>
    </w:p>
    <w:p w14:paraId="7918A29F"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b/>
          <w:bCs/>
        </w:rPr>
        <w:t>Commercial AI-driven epidemic intelligence.</w:t>
      </w:r>
      <w:r>
        <w:rPr>
          <w:rFonts w:ascii="Old Standard TT" w:eastAsia="Old Standard TT" w:hAnsi="Old Standard TT" w:cs="Old Standard TT"/>
        </w:rPr>
        <w:t xml:space="preserve"> Platforms such as BlueDot and Metabiota apply machine learning to structured surveillance feeds, primarily for travel-risk and pandemic-forecast use cases. These systems are closed-source and oriented toward institutional clients; they are not accessible to individual public-health analysts and do not provide transparent reasoning over their outputs.</w:t>
      </w:r>
    </w:p>
    <w:p w14:paraId="4123A57F"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b/>
          <w:bCs/>
        </w:rPr>
        <w:t>LLM-based information triage in adjacent domains.</w:t>
      </w:r>
      <w:r>
        <w:rPr>
          <w:rFonts w:ascii="Old Standard TT" w:eastAsia="Old Standard TT" w:hAnsi="Old Standard TT" w:cs="Old Standard TT"/>
        </w:rPr>
        <w:t xml:space="preserve"> Recent work in clinical decision support and threat intelligence has demonstrated the use of large language models for structured extraction and retrieval-augmented generation over expert-curated corpora. To our knowledge, no published open system has applied this architecture specifically to the biosecurity practitioner intake workflow.</w:t>
      </w:r>
    </w:p>
    <w:p w14:paraId="0F90DD2B"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Our work occupies the gap between aggregation tools (which present raw reports) and commercial intelligence platforms (which are inaccessible and opaque). BioWatch Brief is open, single-analyst-scale, and explicitly designed for transparency: every retrieved fact is traceable to a corpus entry, and every LLM judgment is constrained by a published schema.</w:t>
      </w:r>
    </w:p>
    <w:p w14:paraId="438180E7"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4" w:name="_ylbu4j4ljvkd" w:colFirst="0" w:colLast="0"/>
      <w:bookmarkEnd w:id="4"/>
      <w:r>
        <w:rPr>
          <w:rFonts w:ascii="Old Standard TT" w:eastAsia="Old Standard TT" w:hAnsi="Old Standard TT" w:cs="Old Standard TT"/>
          <w:b/>
          <w:bCs/>
          <w:color w:val="434343"/>
          <w:sz w:val="28"/>
          <w:szCs w:val="28"/>
        </w:rPr>
        <w:lastRenderedPageBreak/>
        <w:t>3. Methods</w:t>
      </w:r>
    </w:p>
    <w:p w14:paraId="5A3B064B"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Both LLM stages use OpenAI’s gpt-4.1-mini accessed via the Responses API. The corpus consists of 21 entries: 16 historical outbreaks and 5 policy or framework documents, curated from WHO Disease Outbreak News, US CDC sources, and peer-reviewed literature, normalised to a shared schema with fields for pathogen, location, transmission, response history, lessons learned, and source URLs. The frontend is a React single-page application; the backend is a FastAPI server exposing a single /analyze_report endpoint.</w:t>
      </w:r>
    </w:p>
    <w:p w14:paraId="256D4610" w14:textId="77777777" w:rsidR="007719CB" w:rsidRDefault="007719CB">
      <w:pPr>
        <w:rPr>
          <w:rFonts w:ascii="Old Standard TT" w:eastAsia="Old Standard TT" w:hAnsi="Old Standard TT" w:cs="Old Standard TT"/>
          <w:i/>
          <w:iCs/>
        </w:rPr>
      </w:pPr>
    </w:p>
    <w:p w14:paraId="6C258CFB" w14:textId="77777777" w:rsidR="0001401F" w:rsidRDefault="0001401F">
      <w:pPr>
        <w:rPr>
          <w:rFonts w:ascii="Old Standard TT" w:eastAsia="Old Standard TT" w:hAnsi="Old Standard TT" w:cs="Old Standard TT"/>
          <w:i/>
          <w:iCs/>
        </w:rPr>
      </w:pPr>
    </w:p>
    <w:p w14:paraId="779E69B9" w14:textId="77777777" w:rsidR="006D4CFB" w:rsidRPr="0042204E" w:rsidRDefault="006D4CFB">
      <w:pPr>
        <w:rPr>
          <w:rFonts w:ascii="Old Standard TT" w:eastAsia="Old Standard TT" w:hAnsi="Old Standard TT" w:cs="Old Standard TT"/>
          <w:b/>
          <w:bCs/>
          <w:i/>
          <w:iCs/>
        </w:rPr>
      </w:pPr>
      <w:r>
        <w:rPr>
          <w:rFonts w:ascii="Old Standard TT" w:eastAsia="Old Standard TT" w:hAnsi="Old Standard TT" w:cs="Old Standard TT"/>
          <w:b/>
          <w:bCs/>
          <w:i/>
          <w:iCs/>
        </w:rPr>
        <w:t>Our LLM Pipeline Architecture</w:t>
      </w:r>
    </w:p>
    <w:p w14:paraId="134AD7D2" w14:textId="77777777" w:rsidR="006D4CFB" w:rsidRPr="0042204E" w:rsidRDefault="006D4CFB">
      <w:pPr>
        <w:rPr>
          <w:rFonts w:ascii="Old Standard TT" w:eastAsia="Old Standard TT" w:hAnsi="Old Standard TT" w:cs="Old Standard TT"/>
          <w:b/>
          <w:bCs/>
          <w:i/>
          <w:iCs/>
        </w:rPr>
      </w:pPr>
    </w:p>
    <w:p w14:paraId="39463F46" w14:textId="77777777" w:rsidR="006D4CFB" w:rsidRPr="0042204E" w:rsidRDefault="006D4CFB">
      <w:pPr>
        <w:rPr>
          <w:rFonts w:ascii="Old Standard TT" w:eastAsia="Old Standard TT" w:hAnsi="Old Standard TT" w:cs="Old Standard TT"/>
          <w:b/>
          <w:bCs/>
          <w:i/>
          <w:iCs/>
        </w:rPr>
      </w:pPr>
      <w:r>
        <w:rPr>
          <w:rFonts w:ascii="Old Standard TT" w:eastAsia="Old Standard TT" w:hAnsi="Old Standard TT" w:cs="Old Standard TT"/>
          <w:b/>
          <w:bCs/>
          <w:i/>
          <w:iCs/>
        </w:rPr>
        <w:t xml:space="preserve">The system was designed with three stages: (1) structured extraction, (2) context retrieval, and (3) analysis and synthesis. </w:t>
      </w:r>
    </w:p>
    <w:p w14:paraId="56F62BCE" w14:textId="77777777" w:rsidR="00D43C58" w:rsidRPr="0042204E" w:rsidRDefault="00D43C58">
      <w:pPr>
        <w:rPr>
          <w:rFonts w:ascii="Old Standard TT" w:eastAsia="Old Standard TT" w:hAnsi="Old Standard TT" w:cs="Old Standard TT"/>
          <w:b/>
          <w:bCs/>
          <w:i/>
          <w:iCs/>
        </w:rPr>
      </w:pPr>
    </w:p>
    <w:p w14:paraId="3CFB73B3" w14:textId="77777777" w:rsidR="00D43C58" w:rsidRPr="0042204E" w:rsidRDefault="00D43C58">
      <w:pPr>
        <w:rPr>
          <w:rFonts w:ascii="Old Standard TT" w:eastAsia="Old Standard TT" w:hAnsi="Old Standard TT" w:cs="Old Standard TT"/>
          <w:b/>
          <w:bCs/>
          <w:i/>
          <w:iCs/>
        </w:rPr>
      </w:pPr>
      <w:r>
        <w:rPr>
          <w:rFonts w:ascii="Old Standard TT" w:eastAsia="Old Standard TT" w:hAnsi="Old Standard TT" w:cs="Old Standard TT"/>
          <w:b/>
          <w:bCs/>
          <w:i/>
          <w:iCs/>
        </w:rPr>
        <w:t>The first stage, structured extraction, is focused on taking the input from the user (raw text from a report) and uses the LLM to break it down into data request from the data layer. The request includes fields such as pathogen name, location, transmission modes, and contextual tags (short keywords that capture important context that isn’t captured by the other fields). The output from this stage is constrained to a predefined JSON structure. We utilize a safe parsing function to ensure it is valid.</w:t>
      </w:r>
    </w:p>
    <w:p w14:paraId="15926928" w14:textId="77777777" w:rsidR="00634A08" w:rsidRPr="0042204E" w:rsidRDefault="00634A08">
      <w:pPr>
        <w:rPr>
          <w:rFonts w:ascii="Old Standard TT" w:eastAsia="Old Standard TT" w:hAnsi="Old Standard TT" w:cs="Old Standard TT"/>
          <w:b/>
          <w:bCs/>
          <w:i/>
          <w:iCs/>
        </w:rPr>
      </w:pPr>
    </w:p>
    <w:p w14:paraId="2CD8CFD1" w14:textId="77777777" w:rsidR="00D672E2" w:rsidRPr="0042204E" w:rsidRDefault="00227F9E">
      <w:pPr>
        <w:rPr>
          <w:rFonts w:ascii="Old Standard TT" w:eastAsia="Old Standard TT" w:hAnsi="Old Standard TT" w:cs="Old Standard TT"/>
          <w:b/>
          <w:bCs/>
          <w:i/>
          <w:iCs/>
        </w:rPr>
      </w:pPr>
      <w:r>
        <w:rPr>
          <w:rFonts w:ascii="Old Standard TT" w:eastAsia="Old Standard TT" w:hAnsi="Old Standard TT" w:cs="Old Standard TT"/>
          <w:b/>
          <w:bCs/>
          <w:i/>
          <w:iCs/>
        </w:rPr>
        <w:t>In the second stage, we use a simple retrieval-augmented generation (RAG) method to identify relevant context from the curated corpus. We implemented this using a keyword-based scoring system. To that end, we developed two scoring functions:</w:t>
      </w:r>
    </w:p>
    <w:p w14:paraId="14A945D1" w14:textId="77777777" w:rsidR="00D672E2" w:rsidRPr="0042204E" w:rsidRDefault="00D672E2">
      <w:pPr>
        <w:rPr>
          <w:rFonts w:ascii="Old Standard TT" w:eastAsia="Old Standard TT" w:hAnsi="Old Standard TT" w:cs="Old Standard TT"/>
          <w:b/>
          <w:bCs/>
          <w:i/>
          <w:iCs/>
        </w:rPr>
      </w:pPr>
    </w:p>
    <w:p w14:paraId="3CE821F1" w14:textId="77777777" w:rsidR="000309D7" w:rsidRPr="0042204E" w:rsidRDefault="00D672E2">
      <w:pPr>
        <w:rPr>
          <w:rFonts w:ascii="Old Standard TT" w:eastAsia="Old Standard TT" w:hAnsi="Old Standard TT" w:cs="Old Standard TT"/>
          <w:b/>
          <w:bCs/>
          <w:i/>
          <w:iCs/>
        </w:rPr>
      </w:pPr>
      <w:r>
        <w:rPr>
          <w:rFonts w:ascii="Old Standard TT" w:eastAsia="Old Standard TT" w:hAnsi="Old Standard TT" w:cs="Old Standard TT"/>
          <w:b/>
          <w:bCs/>
          <w:i/>
          <w:iCs/>
        </w:rPr>
        <w:t>- Outbreak scoring: prioritizes matching historical events based on pathogen, location, and transmission similarities.</w:t>
      </w:r>
    </w:p>
    <w:p w14:paraId="306AEB2D" w14:textId="77777777" w:rsidR="000309D7" w:rsidRPr="0042204E" w:rsidRDefault="000309D7">
      <w:pPr>
        <w:rPr>
          <w:rFonts w:ascii="Old Standard TT" w:eastAsia="Old Standard TT" w:hAnsi="Old Standard TT" w:cs="Old Standard TT"/>
          <w:b/>
          <w:bCs/>
          <w:i/>
          <w:iCs/>
        </w:rPr>
      </w:pPr>
    </w:p>
    <w:p w14:paraId="10CCE1E9" w14:textId="77777777" w:rsidR="00474AB6" w:rsidRPr="0042204E" w:rsidRDefault="000309D7">
      <w:pPr>
        <w:rPr>
          <w:rFonts w:ascii="Old Standard TT" w:eastAsia="Old Standard TT" w:hAnsi="Old Standard TT" w:cs="Old Standard TT"/>
          <w:b/>
          <w:bCs/>
          <w:i/>
          <w:iCs/>
        </w:rPr>
      </w:pPr>
      <w:r>
        <w:rPr>
          <w:rFonts w:ascii="Old Standard TT" w:eastAsia="Old Standard TT" w:hAnsi="Old Standard TT" w:cs="Old Standard TT"/>
          <w:b/>
          <w:bCs/>
          <w:i/>
          <w:iCs/>
        </w:rPr>
        <w:t>- Policy scoring: prioritizes matching policy and framework corpus entries by looking at key words present in the documents.</w:t>
      </w:r>
    </w:p>
    <w:p w14:paraId="1F0362D7" w14:textId="77777777" w:rsidR="00474AB6" w:rsidRPr="0042204E" w:rsidRDefault="00474AB6">
      <w:pPr>
        <w:rPr>
          <w:rFonts w:ascii="Old Standard TT" w:eastAsia="Old Standard TT" w:hAnsi="Old Standard TT" w:cs="Old Standard TT"/>
          <w:b/>
          <w:bCs/>
          <w:i/>
          <w:iCs/>
        </w:rPr>
      </w:pPr>
    </w:p>
    <w:p w14:paraId="5FF3989D" w14:textId="77777777" w:rsidR="00634A08" w:rsidRPr="0042204E" w:rsidRDefault="00474AB6">
      <w:pPr>
        <w:rPr>
          <w:rFonts w:ascii="Old Standard TT" w:eastAsia="Old Standard TT" w:hAnsi="Old Standard TT" w:cs="Old Standard TT"/>
          <w:b/>
          <w:bCs/>
          <w:i/>
          <w:iCs/>
        </w:rPr>
      </w:pPr>
      <w:r>
        <w:rPr>
          <w:rFonts w:ascii="Old Standard TT" w:eastAsia="Old Standard TT" w:hAnsi="Old Standard TT" w:cs="Old Standard TT"/>
          <w:b/>
          <w:bCs/>
          <w:i/>
          <w:iCs/>
        </w:rPr>
        <w:t>This separation was an intentional design choice to ensure our intelligence report includes both policy guidance and historical events when relevant. To that end, each entry in the corpus is scored independently and ranked in its category. The system selects the top-k results for each category. In our case we used top three historical events and top 2 policy entries.</w:t>
      </w:r>
    </w:p>
    <w:p w14:paraId="1F3295F4" w14:textId="77777777" w:rsidR="001C28B0" w:rsidRPr="0042204E" w:rsidRDefault="001C28B0">
      <w:pPr>
        <w:rPr>
          <w:rFonts w:ascii="Old Standard TT" w:eastAsia="Old Standard TT" w:hAnsi="Old Standard TT" w:cs="Old Standard TT"/>
          <w:b/>
          <w:bCs/>
          <w:i/>
          <w:iCs/>
        </w:rPr>
      </w:pPr>
    </w:p>
    <w:p w14:paraId="72AF8016" w14:textId="77777777" w:rsidR="001C28B0" w:rsidRPr="0042204E" w:rsidRDefault="001C28B0">
      <w:pPr>
        <w:rPr>
          <w:rFonts w:ascii="Old Standard TT" w:eastAsia="Old Standard TT" w:hAnsi="Old Standard TT" w:cs="Old Standard TT"/>
          <w:b/>
          <w:bCs/>
          <w:i/>
          <w:iCs/>
        </w:rPr>
      </w:pPr>
      <w:r>
        <w:rPr>
          <w:rFonts w:ascii="Old Standard TT" w:eastAsia="Old Standard TT" w:hAnsi="Old Standard TT" w:cs="Old Standard TT"/>
          <w:b/>
          <w:bCs/>
          <w:i/>
          <w:iCs/>
        </w:rPr>
        <w:t>In the third and final stage, the retrieved context and structured extraction are passed to the LLM, which then generates the intelligence report/risk assessment. Like the structured extraction, the output is constrained to a predefined JSON structure to ensure the front end receives consistent output to reliably display the results.</w:t>
      </w:r>
    </w:p>
    <w:p w14:paraId="51D1D303" w14:textId="77777777" w:rsidR="00D65EAF" w:rsidRDefault="00D65EAF">
      <w:pPr>
        <w:rPr>
          <w:rFonts w:ascii="Old Standard TT" w:eastAsia="Old Standard TT" w:hAnsi="Old Standard TT" w:cs="Old Standard TT"/>
          <w:i/>
          <w:iCs/>
        </w:rPr>
      </w:pPr>
    </w:p>
    <w:p w14:paraId="79990037"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5" w:name="_6bk7befxzvsr" w:colFirst="0" w:colLast="0"/>
      <w:bookmarkEnd w:id="5"/>
      <w:r>
        <w:rPr>
          <w:rFonts w:ascii="Old Standard TT" w:eastAsia="Old Standard TT" w:hAnsi="Old Standard TT" w:cs="Old Standard TT"/>
          <w:b/>
          <w:bCs/>
          <w:color w:val="434343"/>
          <w:sz w:val="28"/>
          <w:szCs w:val="28"/>
        </w:rPr>
        <w:t>4. Results</w:t>
      </w:r>
    </w:p>
    <w:p w14:paraId="7DAA2DEB" w14:textId="77777777" w:rsidR="007719CB" w:rsidRDefault="007719CB">
      <w:pPr>
        <w:rPr>
          <w:rFonts w:ascii="Old Standard TT" w:eastAsia="Old Standard TT" w:hAnsi="Old Standard TT" w:cs="Old Standard TT"/>
          <w:i/>
          <w:iCs/>
        </w:rPr>
      </w:pPr>
    </w:p>
    <w:p w14:paraId="04B09EF7" w14:textId="77777777" w:rsidR="007719CB" w:rsidRDefault="007719CB">
      <w:pPr>
        <w:rPr>
          <w:rFonts w:ascii="Old Standard TT" w:eastAsia="Old Standard TT" w:hAnsi="Old Standard TT" w:cs="Old Standard TT"/>
          <w:i/>
          <w:iCs/>
        </w:rPr>
      </w:pPr>
    </w:p>
    <w:p w14:paraId="06CF1053" w14:textId="77777777" w:rsidR="007719CB" w:rsidRDefault="007719CB">
      <w:pPr>
        <w:ind w:left="600"/>
        <w:rPr>
          <w:rFonts w:ascii="Old Standard TT" w:eastAsia="Old Standard TT" w:hAnsi="Old Standard TT" w:cs="Old Standard TT"/>
          <w:i/>
          <w:iCs/>
        </w:rPr>
      </w:pPr>
    </w:p>
    <w:p w14:paraId="50B1E22B"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We evaluated the system using a curated scenario library of input reports spanning four conditions: clearly high-risk outbreaks with known historical analogues (e.g., a fictional Nipah-like cluster in South Asia), ambiguous early-stage reports with limited information, clearly low-risk findings, and one deliberately out-of-distribution case where no close corpus match exists. Test reports were author-written to control variables and to ensure ground-truth labels for risk classification.</w:t>
      </w:r>
    </w:p>
    <w:p w14:paraId="533E774B"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Across these scenarios, the pipeline produced syntactically valid JSON output in every run, and the staged architecture surfaced both historical analogues and policy context for every query that had matching corpus entries. For scenarios with a clear historical analogue in the corpus (e.g., a Nipah-like cluster matching the Kerala 2018 entry), the top-ranked retrieval was the expected match. For the deliberately out-of-distribution scenario, the retrieval layer correctly returned its placeholder “No Historical Comparisons available” entry rather than producing a forced low-quality match, and the synthesis stage propagated this absence into an explicit uncertainty flag in the final output card.</w:t>
      </w:r>
    </w:p>
    <w:p w14:paraId="1E7352C3"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A qualitative observation from the evaluation: the system’s uncertainty flags—generated by the analysis stage when input data was incomplete—correlated with the cases where ground-truth assessment was itself ambiguous to the human authors. This suggests the LLM is detecting genuine ambiguity in the input rather than producing boilerplate hedging. We did not observe cases where the model invented historical events or fabricated source URLs not present in the retrieved context, which we attribute to the architectural separation between retrieval and synthesis.</w:t>
      </w:r>
    </w:p>
    <w:p w14:paraId="493AC680"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We note significant limitations on the strength of these claims, addressed in Section 5. The scenario library is small, author-constructed, and was used during development; we have not run the system against held-out adversarial inputs or evaluated inter-rater reliability of the risk classifications. Results here should be read as evidence that the architecture functions as designed, not as evidence of practitioner-grade accuracy.</w:t>
      </w:r>
    </w:p>
    <w:p w14:paraId="6EDDF729"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6" w:name="_ppzvk7gh0zyc" w:colFirst="0" w:colLast="0"/>
      <w:bookmarkEnd w:id="6"/>
      <w:r>
        <w:rPr>
          <w:rFonts w:ascii="Old Standard TT" w:eastAsia="Old Standard TT" w:hAnsi="Old Standard TT" w:cs="Old Standard TT"/>
          <w:b/>
          <w:bCs/>
          <w:color w:val="434343"/>
          <w:sz w:val="28"/>
          <w:szCs w:val="28"/>
        </w:rPr>
        <w:t>5. Discussion and Limitations</w:t>
      </w:r>
    </w:p>
    <w:p w14:paraId="545FD7DB" w14:textId="77777777" w:rsidR="001B5349" w:rsidRDefault="001B5349">
      <w:pPr>
        <w:rPr>
          <w:rFonts w:ascii="Old Standard TT" w:eastAsia="Old Standard TT" w:hAnsi="Old Standard TT" w:cs="Old Standard TT"/>
          <w:i/>
          <w:iCs/>
        </w:rPr>
      </w:pPr>
    </w:p>
    <w:p w14:paraId="7BE8BF0D" w14:textId="77777777" w:rsidR="000A630B" w:rsidRPr="002634D6" w:rsidRDefault="00957C93">
      <w:pPr>
        <w:rPr>
          <w:rFonts w:ascii="Old Standard TT" w:eastAsia="Old Standard TT" w:hAnsi="Old Standard TT" w:cs="Old Standard TT"/>
          <w:b/>
          <w:bCs/>
          <w:i/>
          <w:iCs/>
        </w:rPr>
      </w:pPr>
      <w:r>
        <w:rPr>
          <w:rFonts w:ascii="Old Standard TT" w:eastAsia="Old Standard TT" w:hAnsi="Old Standard TT" w:cs="Old Standard TT"/>
          <w:b/>
          <w:bCs/>
          <w:i/>
          <w:iCs/>
        </w:rPr>
        <w:t>An observation from this project is that LLMs on their own do not consistently preserve structured inputs without explicit constraints. During development, we saw that the LLM would omit low-confidence or placeholder retrieval results unless explicitly instructed to include them. This shows that LLMs optimize for plausibility and coherence rather than strict fidelity to input data.</w:t>
      </w:r>
    </w:p>
    <w:p w14:paraId="2AF65567" w14:textId="77777777" w:rsidR="000A630B" w:rsidRPr="002634D6" w:rsidRDefault="000A630B">
      <w:pPr>
        <w:rPr>
          <w:rFonts w:ascii="Old Standard TT" w:eastAsia="Old Standard TT" w:hAnsi="Old Standard TT" w:cs="Old Standard TT"/>
          <w:b/>
          <w:bCs/>
          <w:i/>
          <w:iCs/>
        </w:rPr>
      </w:pPr>
    </w:p>
    <w:p w14:paraId="473717AD" w14:textId="77777777" w:rsidR="000A630B" w:rsidRPr="002634D6" w:rsidRDefault="000A630B">
      <w:pPr>
        <w:rPr>
          <w:rFonts w:ascii="Old Standard TT" w:eastAsia="Old Standard TT" w:hAnsi="Old Standard TT" w:cs="Old Standard TT"/>
          <w:b/>
          <w:bCs/>
          <w:i/>
          <w:iCs/>
        </w:rPr>
      </w:pPr>
      <w:r>
        <w:rPr>
          <w:rFonts w:ascii="Old Standard TT" w:eastAsia="Old Standard TT" w:hAnsi="Old Standard TT" w:cs="Old Standard TT"/>
          <w:b/>
          <w:bCs/>
          <w:i/>
          <w:iCs/>
        </w:rPr>
        <w:lastRenderedPageBreak/>
        <w:t>The broader implication for AI safety is that for critical systems, it is not sufficient to rely on LLM outputs alone. The system must include explicit control mechanisms that enforce consistency and correctness.</w:t>
      </w:r>
    </w:p>
    <w:p w14:paraId="279417B9"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This is not unique to our pipeline; it reflects a general property of how transformer-based LLMs are trained to produce fluent continuations. The practical implication is that any safety-critical LLM deployment which depends on faithful preservation of structured inputs—clinical decision support, legal document review, intelligence analysis—should treat structural fidelity as a property to be enforced through architectural constraints (schemas, validators, retrieval boundaries), not a property to be requested through prompts.</w:t>
      </w:r>
    </w:p>
    <w:p w14:paraId="775EDFCE" w14:textId="77777777" w:rsidR="0001401F" w:rsidRDefault="0001401F">
      <w:pPr>
        <w:rPr>
          <w:rFonts w:ascii="Old Standard TT" w:eastAsia="Old Standard TT" w:hAnsi="Old Standard TT" w:cs="Old Standard TT"/>
          <w:i/>
          <w:iCs/>
        </w:rPr>
      </w:pPr>
    </w:p>
    <w:p w14:paraId="0DBCEC9B" w14:textId="77777777" w:rsidR="007719CB" w:rsidRDefault="009F5A3E">
      <w:pPr>
        <w:pStyle w:val="Heading3"/>
        <w:spacing w:before="200"/>
        <w:rPr>
          <w:rFonts w:ascii="Old Standard TT" w:eastAsia="Old Standard TT" w:hAnsi="Old Standard TT" w:cs="Old Standard TT"/>
          <w:b/>
          <w:bCs/>
          <w:color w:val="666666"/>
          <w:sz w:val="26"/>
          <w:szCs w:val="26"/>
        </w:rPr>
      </w:pPr>
      <w:bookmarkStart w:id="7" w:name="_mt2hai21ycmy" w:colFirst="0" w:colLast="0"/>
      <w:bookmarkEnd w:id="7"/>
      <w:r>
        <w:rPr>
          <w:rFonts w:ascii="Old Standard TT" w:eastAsia="Old Standard TT" w:hAnsi="Old Standard TT" w:cs="Old Standard TT"/>
          <w:b/>
          <w:bCs/>
          <w:color w:val="666666"/>
          <w:sz w:val="26"/>
          <w:szCs w:val="26"/>
        </w:rPr>
        <w:t>Limitations</w:t>
      </w:r>
    </w:p>
    <w:p w14:paraId="23CDB912" w14:textId="77777777" w:rsidR="0001401F" w:rsidRDefault="0001401F">
      <w:pPr>
        <w:rPr>
          <w:ins w:id="8" w:author="Microsoft Word" w:date="2026-04-26T07:36:00Z" w16du:dateUtc="2026-04-26T12:36:00Z"/>
          <w:rFonts w:ascii="Old Standard TT" w:eastAsia="Old Standard TT" w:hAnsi="Old Standard TT" w:cs="Old Standard TT"/>
          <w:i/>
          <w:iCs/>
        </w:rPr>
      </w:pPr>
    </w:p>
    <w:p w14:paraId="2641BB50" w14:textId="77777777" w:rsidR="0087294D" w:rsidRPr="00EF65DA" w:rsidRDefault="00D101BD">
      <w:pPr>
        <w:rPr>
          <w:rFonts w:ascii="Old Standard TT" w:eastAsia="Old Standard TT" w:hAnsi="Old Standard TT" w:cs="Old Standard TT"/>
          <w:b/>
          <w:bCs/>
          <w:i/>
          <w:iCs/>
        </w:rPr>
      </w:pPr>
      <w:r>
        <w:rPr>
          <w:rFonts w:ascii="Old Standard TT" w:eastAsia="Old Standard TT" w:hAnsi="Old Standard TT" w:cs="Old Standard TT"/>
          <w:b/>
          <w:bCs/>
          <w:i/>
          <w:iCs/>
        </w:rPr>
        <w:t>Our retrieval system utilizes keyword-based scoring, which is limited in capturing semantic relationships between the data queries and documents in the corpus. This means relevance may be underestimated or overestimated in some cases. In cases where similar concepts are expressed using different terminology, some entries in the corpus may be scored lower than they should be.</w:t>
      </w:r>
    </w:p>
    <w:p w14:paraId="42BBA263" w14:textId="77777777" w:rsidR="008C1D02" w:rsidRDefault="008C1D02">
      <w:pPr>
        <w:rPr>
          <w:rFonts w:ascii="Old Standard TT" w:eastAsia="Old Standard TT" w:hAnsi="Old Standard TT" w:cs="Old Standard TT"/>
          <w:i/>
          <w:iCs/>
        </w:rPr>
      </w:pPr>
    </w:p>
    <w:p w14:paraId="33517DE4" w14:textId="77777777" w:rsidR="004C1DB1" w:rsidRPr="004C1DB1" w:rsidRDefault="004C1DB1">
      <w:pPr>
        <w:rPr>
          <w:rFonts w:ascii="Old Standard TT" w:eastAsia="Old Standard TT" w:hAnsi="Old Standard TT" w:cs="Old Standard TT"/>
          <w:b/>
          <w:bCs/>
          <w:i/>
          <w:iCs/>
        </w:rPr>
      </w:pPr>
      <w:r>
        <w:rPr>
          <w:rFonts w:ascii="Old Standard TT" w:eastAsia="Old Standard TT" w:hAnsi="Old Standard TT" w:cs="Old Standard TT"/>
          <w:b/>
          <w:bCs/>
          <w:i/>
          <w:iCs/>
        </w:rPr>
        <w:t xml:space="preserve">Scoring thresholds for relevance and other rules of thumb were hardcoded which may not be appropriate for other report types.  </w:t>
      </w:r>
    </w:p>
    <w:p w14:paraId="58576A12" w14:textId="77777777" w:rsidR="007719CB" w:rsidRDefault="009F5A3E">
      <w:pPr>
        <w:pStyle w:val="Heading3"/>
        <w:spacing w:before="200"/>
        <w:rPr>
          <w:rFonts w:ascii="Old Standard TT" w:eastAsia="Old Standard TT" w:hAnsi="Old Standard TT" w:cs="Old Standard TT"/>
          <w:b/>
          <w:bCs/>
          <w:color w:val="666666"/>
          <w:sz w:val="26"/>
          <w:szCs w:val="26"/>
        </w:rPr>
      </w:pPr>
      <w:bookmarkStart w:id="9" w:name="_8557errvyjvx" w:colFirst="0" w:colLast="0"/>
      <w:bookmarkEnd w:id="9"/>
      <w:r>
        <w:rPr>
          <w:rFonts w:ascii="Old Standard TT" w:eastAsia="Old Standard TT" w:hAnsi="Old Standard TT" w:cs="Old Standard TT"/>
          <w:b/>
          <w:bCs/>
          <w:color w:val="666666"/>
          <w:sz w:val="26"/>
          <w:szCs w:val="26"/>
        </w:rPr>
        <w:t>Future Work</w:t>
      </w:r>
    </w:p>
    <w:p w14:paraId="2C8D1101" w14:textId="77777777" w:rsidR="007719CB" w:rsidRDefault="007719CB">
      <w:pPr>
        <w:rPr>
          <w:rFonts w:ascii="Old Standard TT" w:eastAsia="Old Standard TT" w:hAnsi="Old Standard TT" w:cs="Old Standard TT"/>
          <w:i/>
          <w:iCs/>
        </w:rPr>
      </w:pPr>
    </w:p>
    <w:p w14:paraId="3AD20C62" w14:textId="77777777" w:rsidR="004C1DB1" w:rsidRPr="0001401F" w:rsidRDefault="004C1DB1">
      <w:pPr>
        <w:rPr>
          <w:rFonts w:ascii="Old Standard TT" w:eastAsia="Old Standard TT" w:hAnsi="Old Standard TT" w:cs="Old Standard TT"/>
          <w:b/>
          <w:bCs/>
          <w:i/>
          <w:iCs/>
        </w:rPr>
      </w:pPr>
      <w:r>
        <w:rPr>
          <w:rFonts w:ascii="Old Standard TT" w:eastAsia="Old Standard TT" w:hAnsi="Old Standard TT" w:cs="Old Standard TT"/>
          <w:b/>
          <w:bCs/>
          <w:i/>
          <w:iCs/>
        </w:rPr>
        <w:t>The natural next step would be to change the retrieval method from keyword-scoring based to embedding-based to better capture semantic matching. Additionally, the corpus could be expanded.</w:t>
      </w:r>
    </w:p>
    <w:p w14:paraId="2731EE36"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0" w:name="_g0zphsq5kocm" w:colFirst="0" w:colLast="0"/>
      <w:bookmarkEnd w:id="10"/>
      <w:r>
        <w:rPr>
          <w:rFonts w:ascii="Old Standard TT" w:eastAsia="Old Standard TT" w:hAnsi="Old Standard TT" w:cs="Old Standard TT"/>
          <w:b/>
          <w:bCs/>
          <w:color w:val="434343"/>
          <w:sz w:val="28"/>
          <w:szCs w:val="28"/>
        </w:rPr>
        <w:t>6. Conclusion</w:t>
      </w:r>
    </w:p>
    <w:p w14:paraId="418C4297" w14:textId="3FE93524"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We present BioWatch Brief, a tool designed to compress the intake stage of biosecurity outbreak triage from hours to minutes. The system’s architectural commitments—staged decomposition, explicit retrieval over a curated corpus, and structured constraints on LLM outputs—are not merely engineering conveniences; they reflect a position about how LLMs should be deployed in safety-critical settings. Coherent prose is cheap; reliable behaviour under partial information is not, and we found it must be designed in rather than prompted for.</w:t>
      </w:r>
    </w:p>
    <w:p w14:paraId="3CE384CE" w14:textId="77777777" w:rsidR="007719CB" w:rsidRDefault="009F5A3E">
      <w:pPr>
        <w:spacing w:after="120"/>
        <w:jc w:val="both"/>
        <w:rPr>
          <w:rFonts w:ascii="Old Standard TT" w:eastAsia="Old Standard TT" w:hAnsi="Old Standard TT" w:cs="Old Standard TT"/>
        </w:rPr>
      </w:pPr>
      <w:r>
        <w:rPr>
          <w:rFonts w:ascii="Old Standard TT" w:eastAsia="Old Standard TT" w:hAnsi="Old Standard TT" w:cs="Old Standard TT"/>
        </w:rPr>
        <w:t>The most natural extension of this work is a richer retrieval layer—dense embeddings over an expanded corpus, integration with live RSS feeds from CDC and WHO surveillance bodies—and a structured feedback loop that allows domain experts to correct individual outputs over time. We are also interested in studying how practitioners actually use the tool: a fast assessment is only valuable if it is trustworthy enough to act on, and that trust must be earned through calibration evidence at a scale we have not yet generated.</w:t>
      </w:r>
    </w:p>
    <w:p w14:paraId="7F6AA687" w14:textId="77777777" w:rsidR="007719CB" w:rsidRDefault="007719CB">
      <w:pPr>
        <w:rPr>
          <w:rFonts w:ascii="Old Standard TT" w:eastAsia="Old Standard TT" w:hAnsi="Old Standard TT" w:cs="Old Standard TT"/>
          <w:i/>
          <w:iCs/>
        </w:rPr>
      </w:pPr>
    </w:p>
    <w:p w14:paraId="39838520"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1" w:name="_mr10dpvy1fo3" w:colFirst="0" w:colLast="0"/>
      <w:bookmarkEnd w:id="11"/>
      <w:r>
        <w:rPr>
          <w:rFonts w:ascii="Old Standard TT" w:eastAsia="Old Standard TT" w:hAnsi="Old Standard TT" w:cs="Old Standard TT"/>
          <w:b/>
          <w:bCs/>
          <w:color w:val="434343"/>
          <w:sz w:val="28"/>
          <w:szCs w:val="28"/>
        </w:rPr>
        <w:t>Code and Data</w:t>
      </w:r>
    </w:p>
    <w:p w14:paraId="0596EEAD" w14:textId="77777777" w:rsidR="007719CB" w:rsidRPr="006A4ED2" w:rsidRDefault="009F5A3E">
      <w:pPr>
        <w:rPr>
          <w:rFonts w:ascii="Old Standard TT" w:eastAsia="Old Standard TT" w:hAnsi="Old Standard TT" w:cs="Old Standard TT"/>
          <w:i/>
          <w:iCs/>
          <w:color w:val="FF2BFF"/>
        </w:rPr>
      </w:pPr>
      <w:r w:rsidRPr="006A4ED2">
        <w:rPr>
          <w:rFonts w:ascii="Old Standard TT" w:eastAsia="Old Standard TT" w:hAnsi="Old Standard TT" w:cs="Old Standard TT"/>
          <w:i/>
          <w:iCs/>
          <w:color w:val="FF2BFF"/>
        </w:rPr>
        <w:t>Include links if applicable. If your project doesn't involve code (e.g., policy analysis) or if there are info-hazard considerations, note that here.</w:t>
      </w:r>
    </w:p>
    <w:p w14:paraId="0A4F125B" w14:textId="77777777" w:rsidR="007719CB" w:rsidRPr="006A4ED2" w:rsidRDefault="007719CB">
      <w:pPr>
        <w:rPr>
          <w:rFonts w:ascii="Old Standard TT" w:eastAsia="Old Standard TT" w:hAnsi="Old Standard TT" w:cs="Old Standard TT"/>
          <w:i/>
          <w:iCs/>
          <w:color w:val="FF2BFF"/>
        </w:rPr>
      </w:pPr>
    </w:p>
    <w:p w14:paraId="167FE6AE" w14:textId="77777777" w:rsidR="007719CB" w:rsidRPr="006A4ED2" w:rsidRDefault="009F5A3E">
      <w:pPr>
        <w:numPr>
          <w:ilvl w:val="0"/>
          <w:numId w:val="3"/>
        </w:numPr>
        <w:rPr>
          <w:color w:val="FF2BFF"/>
        </w:rPr>
      </w:pPr>
      <w:r w:rsidRPr="006A4ED2">
        <w:rPr>
          <w:rFonts w:ascii="Old Standard TT" w:eastAsia="Old Standard TT" w:hAnsi="Old Standard TT" w:cs="Old Standard TT"/>
          <w:b/>
          <w:bCs/>
          <w:i/>
          <w:iCs/>
          <w:color w:val="FF2BFF"/>
        </w:rPr>
        <w:t>Code repository</w:t>
      </w:r>
      <w:r w:rsidRPr="006A4ED2">
        <w:rPr>
          <w:rFonts w:ascii="Old Standard TT" w:eastAsia="Old Standard TT" w:hAnsi="Old Standard TT" w:cs="Old Standard TT"/>
          <w:i/>
          <w:iCs/>
          <w:color w:val="FF2BFF"/>
        </w:rPr>
        <w:t>: [Link to GitHub/GitLab if applicable]</w:t>
      </w:r>
    </w:p>
    <w:p w14:paraId="43C16ED6" w14:textId="77777777" w:rsidR="007719CB" w:rsidRPr="006A4ED2" w:rsidRDefault="009F5A3E">
      <w:pPr>
        <w:numPr>
          <w:ilvl w:val="0"/>
          <w:numId w:val="3"/>
        </w:numPr>
        <w:rPr>
          <w:color w:val="FF2BFF"/>
        </w:rPr>
      </w:pPr>
      <w:r w:rsidRPr="006A4ED2">
        <w:rPr>
          <w:rFonts w:ascii="Old Standard TT" w:eastAsia="Old Standard TT" w:hAnsi="Old Standard TT" w:cs="Old Standard TT"/>
          <w:b/>
          <w:bCs/>
          <w:i/>
          <w:iCs/>
          <w:color w:val="FF2BFF"/>
        </w:rPr>
        <w:t>Data/Datasets</w:t>
      </w:r>
      <w:r w:rsidRPr="006A4ED2">
        <w:rPr>
          <w:rFonts w:ascii="Old Standard TT" w:eastAsia="Old Standard TT" w:hAnsi="Old Standard TT" w:cs="Old Standard TT"/>
          <w:i/>
          <w:iCs/>
          <w:color w:val="FF2BFF"/>
        </w:rPr>
        <w:t>: [Link if applicable]</w:t>
      </w:r>
    </w:p>
    <w:p w14:paraId="6EC5E879" w14:textId="3BDAEE17" w:rsidR="007719CB" w:rsidRPr="006A4ED2" w:rsidRDefault="009F5A3E">
      <w:pPr>
        <w:numPr>
          <w:ilvl w:val="0"/>
          <w:numId w:val="3"/>
        </w:numPr>
        <w:rPr>
          <w:strike/>
        </w:rPr>
      </w:pPr>
      <w:r w:rsidRPr="006A4ED2">
        <w:rPr>
          <w:rFonts w:ascii="Old Standard TT" w:eastAsia="Old Standard TT" w:hAnsi="Old Standard TT" w:cs="Old Standard TT"/>
          <w:b/>
          <w:bCs/>
          <w:i/>
          <w:iCs/>
          <w:strike/>
          <w:color w:val="FF2BFF"/>
        </w:rPr>
        <w:t>Other artifacts</w:t>
      </w:r>
      <w:r w:rsidRPr="006A4ED2">
        <w:rPr>
          <w:rFonts w:ascii="Old Standard TT" w:eastAsia="Old Standard TT" w:hAnsi="Old Standard TT" w:cs="Old Standard TT"/>
          <w:i/>
          <w:iCs/>
          <w:strike/>
          <w:color w:val="FF2BFF"/>
        </w:rPr>
        <w:t xml:space="preserve"> (optional): [Demo link, Hugging Face Space, etc.]</w:t>
      </w:r>
    </w:p>
    <w:p w14:paraId="397456E7" w14:textId="77777777" w:rsidR="007719CB" w:rsidRDefault="007719CB">
      <w:pPr>
        <w:rPr>
          <w:rFonts w:ascii="Old Standard TT" w:eastAsia="Old Standard TT" w:hAnsi="Old Standard TT" w:cs="Old Standard TT"/>
          <w:i/>
          <w:iCs/>
        </w:rPr>
      </w:pPr>
    </w:p>
    <w:p w14:paraId="3F36B9F4"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2" w:name="_e0a27xxh95z" w:colFirst="0" w:colLast="0"/>
      <w:bookmarkEnd w:id="12"/>
      <w:r>
        <w:rPr>
          <w:rFonts w:ascii="Old Standard TT" w:eastAsia="Old Standard TT" w:hAnsi="Old Standard TT" w:cs="Old Standard TT"/>
          <w:b/>
          <w:bCs/>
          <w:color w:val="434343"/>
          <w:sz w:val="28"/>
          <w:szCs w:val="28"/>
        </w:rPr>
        <w:t xml:space="preserve">Author Contributions </w:t>
      </w:r>
    </w:p>
    <w:p w14:paraId="31889DE8" w14:textId="77777777" w:rsidR="007719CB" w:rsidRDefault="00AF6217">
      <w:pPr>
        <w:rPr>
          <w:rFonts w:ascii="Old Standard TT" w:eastAsia="Old Standard TT" w:hAnsi="Old Standard TT" w:cs="Old Standard TT"/>
          <w:i/>
          <w:iCs/>
        </w:rPr>
      </w:pPr>
      <w:r>
        <w:rPr>
          <w:rFonts w:ascii="Old Standard TT" w:eastAsia="Old Standard TT" w:hAnsi="Old Standard TT" w:cs="Old Standard TT"/>
          <w:i/>
          <w:iCs/>
        </w:rPr>
        <w:t>K.F. led the project and contributed the data layer and most of the main logic. J.A. implemented the frontend. D.N. researched the corpus, served as pathology/infectious disease expertise and wrote most of the manuscript, which all authors finally reviewed.</w:t>
      </w:r>
    </w:p>
    <w:p w14:paraId="611EA612" w14:textId="77777777" w:rsidR="007719CB" w:rsidRDefault="007719CB">
      <w:pPr>
        <w:rPr>
          <w:rFonts w:ascii="Old Standard TT" w:eastAsia="Old Standard TT" w:hAnsi="Old Standard TT" w:cs="Old Standard TT"/>
          <w:i/>
          <w:iCs/>
        </w:rPr>
      </w:pPr>
    </w:p>
    <w:p w14:paraId="6FD5E3BE"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3" w:name="_clnaj6i6c2pc" w:colFirst="0" w:colLast="0"/>
      <w:bookmarkEnd w:id="13"/>
      <w:r>
        <w:rPr>
          <w:rFonts w:ascii="Old Standard TT" w:eastAsia="Old Standard TT" w:hAnsi="Old Standard TT" w:cs="Old Standard TT"/>
          <w:b/>
          <w:bCs/>
          <w:color w:val="434343"/>
          <w:sz w:val="28"/>
          <w:szCs w:val="28"/>
        </w:rPr>
        <w:t>References</w:t>
      </w:r>
    </w:p>
    <w:p w14:paraId="7B8EDCBE" w14:textId="77777777" w:rsidR="007719CB" w:rsidRDefault="00DB00DE" w:rsidP="00657867">
      <w:pPr>
        <w:spacing w:line="408" w:lineRule="auto"/>
        <w:rPr>
          <w:rFonts w:ascii="Old Standard TT" w:eastAsia="Old Standard TT" w:hAnsi="Old Standard TT" w:cs="Old Standard TT"/>
          <w:i/>
          <w:iCs/>
        </w:rPr>
      </w:pPr>
      <w:r>
        <w:rPr>
          <w:rFonts w:ascii="Old Standard TT" w:eastAsia="Old Standard TT" w:hAnsi="Old Standard TT" w:cs="Old Standard TT"/>
          <w:i/>
          <w:iCs/>
        </w:rPr>
        <w:t>AMA citation format.</w:t>
      </w:r>
    </w:p>
    <w:p w14:paraId="32B75471" w14:textId="77777777" w:rsidR="007719CB" w:rsidRDefault="00AC7931">
      <w:pPr>
        <w:numPr>
          <w:ilvl w:val="0"/>
          <w:numId w:val="1"/>
        </w:numPr>
        <w:rPr>
          <w:rFonts w:ascii="Old Standard TT" w:eastAsia="Old Standard TT" w:hAnsi="Old Standard TT" w:cs="Old Standard TT"/>
        </w:rPr>
      </w:pPr>
      <w:r>
        <w:rPr>
          <w:rFonts w:ascii="Old Standard TT" w:eastAsia="Old Standard TT" w:hAnsi="Old Standard TT" w:cs="Old Standard TT"/>
        </w:rPr>
        <w:t>Carrion M, Madoff LC. ProMED-mail: 22 years of digital surveillance of emerging infectious diseases. </w:t>
      </w:r>
      <w:r>
        <w:rPr>
          <w:rFonts w:ascii="Old Standard TT" w:eastAsia="Old Standard TT" w:hAnsi="Old Standard TT" w:cs="Old Standard TT"/>
          <w:i/>
          <w:iCs/>
        </w:rPr>
        <w:t>Int Health</w:t>
      </w:r>
      <w:r>
        <w:rPr>
          <w:rFonts w:ascii="Old Standard TT" w:eastAsia="Old Standard TT" w:hAnsi="Old Standard TT" w:cs="Old Standard TT"/>
        </w:rPr>
        <w:t>. 2017;9(3):177-183. doi:10.1093/inthealth/ihx014</w:t>
      </w:r>
    </w:p>
    <w:p w14:paraId="3E2F50C9" w14:textId="77777777" w:rsidR="007719CB" w:rsidRDefault="0080165E">
      <w:pPr>
        <w:numPr>
          <w:ilvl w:val="0"/>
          <w:numId w:val="1"/>
        </w:numPr>
        <w:rPr>
          <w:rFonts w:ascii="Old Standard TT" w:eastAsia="Old Standard TT" w:hAnsi="Old Standard TT" w:cs="Old Standard TT"/>
        </w:rPr>
      </w:pPr>
      <w:r>
        <w:rPr>
          <w:rFonts w:ascii="Old Standard TT" w:eastAsia="Old Standard TT" w:hAnsi="Old Standard TT" w:cs="Old Standard TT"/>
        </w:rPr>
        <w:t>Burki T. "Unfettered flow": how ProMED-mail keeps the world alert. </w:t>
      </w:r>
      <w:r>
        <w:rPr>
          <w:rFonts w:ascii="Old Standard TT" w:eastAsia="Old Standard TT" w:hAnsi="Old Standard TT" w:cs="Old Standard TT"/>
          <w:i/>
          <w:iCs/>
        </w:rPr>
        <w:t>Lancet</w:t>
      </w:r>
      <w:r>
        <w:rPr>
          <w:rFonts w:ascii="Old Standard TT" w:eastAsia="Old Standard TT" w:hAnsi="Old Standard TT" w:cs="Old Standard TT"/>
        </w:rPr>
        <w:t>. 2023;401(10373):259-260. doi:10.1016/S0140-6736(23)00167-8</w:t>
      </w:r>
    </w:p>
    <w:p w14:paraId="383B11C7" w14:textId="77777777" w:rsidR="007719CB" w:rsidRPr="006A4ED2" w:rsidRDefault="009F5A3E">
      <w:pPr>
        <w:numPr>
          <w:ilvl w:val="0"/>
          <w:numId w:val="1"/>
        </w:numPr>
        <w:rPr>
          <w:rFonts w:ascii="Old Standard TT" w:eastAsia="Old Standard TT" w:hAnsi="Old Standard TT" w:cs="Old Standard TT"/>
          <w:color w:val="FF2BFF"/>
        </w:rPr>
      </w:pPr>
      <w:r w:rsidRPr="006A4ED2">
        <w:rPr>
          <w:rFonts w:ascii="Old Standard TT" w:eastAsia="Old Standard TT" w:hAnsi="Old Standard TT" w:cs="Old Standard TT"/>
          <w:i/>
          <w:iCs/>
          <w:color w:val="FF2BFF"/>
        </w:rPr>
        <w:t>...</w:t>
      </w:r>
    </w:p>
    <w:p w14:paraId="4D25C234" w14:textId="77777777" w:rsidR="007719CB" w:rsidRDefault="007719CB">
      <w:pPr>
        <w:rPr>
          <w:rFonts w:ascii="Old Standard TT" w:eastAsia="Old Standard TT" w:hAnsi="Old Standard TT" w:cs="Old Standard TT"/>
          <w:i/>
          <w:iCs/>
        </w:rPr>
      </w:pPr>
    </w:p>
    <w:p w14:paraId="3C982699" w14:textId="77777777" w:rsidR="007719CB" w:rsidRPr="006A4ED2" w:rsidRDefault="009F5A3E">
      <w:pPr>
        <w:pStyle w:val="Heading2"/>
        <w:spacing w:before="200" w:after="0" w:line="360" w:lineRule="auto"/>
        <w:rPr>
          <w:rFonts w:ascii="Old Standard TT" w:eastAsia="Old Standard TT" w:hAnsi="Old Standard TT" w:cs="Old Standard TT"/>
          <w:b/>
          <w:bCs/>
          <w:color w:val="FF2BFF"/>
          <w:sz w:val="28"/>
          <w:szCs w:val="28"/>
        </w:rPr>
      </w:pPr>
      <w:bookmarkStart w:id="14" w:name="_q3i2vokodzdm" w:colFirst="0" w:colLast="0"/>
      <w:bookmarkEnd w:id="14"/>
      <w:r w:rsidRPr="006A4ED2">
        <w:rPr>
          <w:rFonts w:ascii="Old Standard TT" w:eastAsia="Old Standard TT" w:hAnsi="Old Standard TT" w:cs="Old Standard TT"/>
          <w:b/>
          <w:bCs/>
          <w:color w:val="FF2BFF"/>
          <w:sz w:val="28"/>
          <w:szCs w:val="28"/>
        </w:rPr>
        <w:t xml:space="preserve">Appendix </w:t>
      </w:r>
      <w:r w:rsidRPr="006A4ED2">
        <w:rPr>
          <w:rFonts w:ascii="Old Standard TT" w:eastAsia="Old Standard TT" w:hAnsi="Old Standard TT" w:cs="Old Standard TT"/>
          <w:b/>
          <w:bCs/>
          <w:i/>
          <w:iCs/>
          <w:color w:val="FF2BFF"/>
          <w:sz w:val="28"/>
          <w:szCs w:val="28"/>
        </w:rPr>
        <w:t>(optional)</w:t>
      </w:r>
    </w:p>
    <w:p w14:paraId="340D9007" w14:textId="77777777" w:rsidR="007719CB" w:rsidRPr="006A4ED2" w:rsidRDefault="009F5A3E">
      <w:pPr>
        <w:rPr>
          <w:rFonts w:ascii="Old Standard TT" w:eastAsia="Old Standard TT" w:hAnsi="Old Standard TT" w:cs="Old Standard TT"/>
          <w:i/>
          <w:iCs/>
          <w:color w:val="FF2BFF"/>
        </w:rPr>
      </w:pPr>
      <w:r w:rsidRPr="006A4ED2">
        <w:rPr>
          <w:rFonts w:ascii="Old Standard TT" w:eastAsia="Old Standard TT" w:hAnsi="Old Standard TT" w:cs="Old Standard TT"/>
          <w:i/>
          <w:iCs/>
          <w:color w:val="FF2BFF"/>
        </w:rPr>
        <w:t>Supplementary material such as additional figures, detailed methodology, prompts used, extended results, etc.</w:t>
      </w:r>
    </w:p>
    <w:p w14:paraId="075B2B39" w14:textId="77777777" w:rsidR="007719CB" w:rsidRDefault="009F5A3E">
      <w:pPr>
        <w:pStyle w:val="Heading2"/>
        <w:spacing w:before="200" w:after="0" w:line="360" w:lineRule="auto"/>
        <w:rPr>
          <w:rFonts w:ascii="Old Standard TT" w:eastAsia="Old Standard TT" w:hAnsi="Old Standard TT" w:cs="Old Standard TT"/>
          <w:b/>
          <w:bCs/>
          <w:color w:val="434343"/>
          <w:sz w:val="28"/>
          <w:szCs w:val="28"/>
        </w:rPr>
      </w:pPr>
      <w:bookmarkStart w:id="15" w:name="_pqm421e0rdhv" w:colFirst="0" w:colLast="0"/>
      <w:bookmarkEnd w:id="15"/>
      <w:r>
        <w:rPr>
          <w:rFonts w:ascii="Old Standard TT" w:eastAsia="Old Standard TT" w:hAnsi="Old Standard TT" w:cs="Old Standard TT"/>
          <w:b/>
          <w:bCs/>
          <w:color w:val="434343"/>
          <w:sz w:val="28"/>
          <w:szCs w:val="28"/>
        </w:rPr>
        <w:t>LLM Usage Statement</w:t>
      </w:r>
    </w:p>
    <w:p w14:paraId="4F95D28B" w14:textId="77777777" w:rsidR="007719CB" w:rsidRDefault="009F5A3E">
      <w:pPr>
        <w:rPr>
          <w:rFonts w:ascii="Old Standard TT" w:eastAsia="Old Standard TT" w:hAnsi="Old Standard TT" w:cs="Old Standard TT"/>
          <w:i/>
          <w:iCs/>
        </w:rPr>
      </w:pPr>
      <w:r>
        <w:rPr>
          <w:rFonts w:ascii="Old Standard TT" w:eastAsia="Old Standard TT" w:hAnsi="Old Standard TT" w:cs="Old Standard TT"/>
          <w:i/>
          <w:iCs/>
        </w:rPr>
        <w:t>If you used LLM assistance in developing your project or writing this report, briefly note how. Ensure all claims and results have been verified.</w:t>
      </w:r>
    </w:p>
    <w:p w14:paraId="5DD454AC" w14:textId="77777777" w:rsidR="0001401F" w:rsidRDefault="0001401F">
      <w:pPr>
        <w:rPr>
          <w:rFonts w:ascii="Old Standard TT" w:eastAsia="Old Standard TT" w:hAnsi="Old Standard TT" w:cs="Old Standard TT"/>
          <w:i/>
          <w:iCs/>
        </w:rPr>
      </w:pPr>
    </w:p>
    <w:p w14:paraId="35C120CD" w14:textId="58AD6B21" w:rsidR="0001401F" w:rsidRPr="0001401F" w:rsidRDefault="0001401F">
      <w:pPr>
        <w:rPr>
          <w:rFonts w:ascii="Old Standard TT" w:eastAsia="Old Standard TT" w:hAnsi="Old Standard TT" w:cs="Old Standard TT"/>
          <w:b/>
          <w:bCs/>
          <w:i/>
          <w:iCs/>
        </w:rPr>
      </w:pPr>
      <w:r>
        <w:rPr>
          <w:rFonts w:ascii="Old Standard TT" w:eastAsia="Old Standard TT" w:hAnsi="Old Standard TT" w:cs="Old Standard TT"/>
          <w:b/>
          <w:bCs/>
          <w:i/>
          <w:iCs/>
        </w:rPr>
        <w:t xml:space="preserve">LLMs were used as core components of the system for the structured extraction and final analysis. </w:t>
      </w:r>
      <w:r w:rsidR="006A4ED2">
        <w:rPr>
          <w:rFonts w:ascii="Old Standard TT" w:eastAsia="Old Standard TT" w:hAnsi="Old Standard TT" w:cs="Old Standard TT"/>
          <w:b/>
          <w:bCs/>
          <w:i/>
          <w:iCs/>
        </w:rPr>
        <w:t>Anthropic Claude’s a</w:t>
      </w:r>
      <w:r>
        <w:rPr>
          <w:rFonts w:ascii="Old Standard TT" w:eastAsia="Old Standard TT" w:hAnsi="Old Standard TT" w:cs="Old Standard TT"/>
          <w:b/>
          <w:bCs/>
          <w:i/>
          <w:iCs/>
        </w:rPr>
        <w:t>ssistance was also used to brainstorm approaches and draft portions of the implementation. All system behavior and outputs were manually reviewed and validated by the authors.</w:t>
      </w:r>
    </w:p>
    <w:p w14:paraId="4D143BE7" w14:textId="77777777" w:rsidR="007719CB" w:rsidRDefault="007719CB"/>
    <w:sectPr w:rsidR="007719C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2A56" w14:textId="77777777" w:rsidR="00D50C37" w:rsidRDefault="00D50C37">
      <w:pPr>
        <w:spacing w:line="240" w:lineRule="auto"/>
      </w:pPr>
      <w:r>
        <w:separator/>
      </w:r>
    </w:p>
  </w:endnote>
  <w:endnote w:type="continuationSeparator" w:id="0">
    <w:p w14:paraId="2B042845" w14:textId="77777777" w:rsidR="00D50C37" w:rsidRDefault="00D50C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999B760-4CC1-534A-BF78-222DB1F6F184}"/>
    <w:embedBold r:id="rId2" w:fontKey="{E253640B-56E5-064E-A960-F3AFE40A497E}"/>
  </w:font>
  <w:font w:name="Arial">
    <w:panose1 w:val="020B0604020202020204"/>
    <w:charset w:val="00"/>
    <w:family w:val="swiss"/>
    <w:pitch w:val="variable"/>
    <w:sig w:usb0="E0002EFF" w:usb1="C000785B" w:usb2="00000009" w:usb3="00000000" w:csb0="000001FF" w:csb1="00000000"/>
    <w:embedRegular r:id="rId3" w:fontKey="{14909956-9539-E842-885A-3C530AB6D3FC}"/>
    <w:embedItalic r:id="rId4" w:fontKey="{FCBB9BF0-93BC-9244-91C5-4A3159D61246}"/>
  </w:font>
  <w:font w:name="Old Standard TT">
    <w:charset w:val="00"/>
    <w:family w:val="auto"/>
    <w:pitch w:val="default"/>
    <w:embedRegular r:id="rId5" w:fontKey="{ABE359E3-E017-1341-8493-AFFBDC64F05E}"/>
    <w:embedBold r:id="rId6" w:fontKey="{17BD1F90-DDFC-D74E-82EC-B2049CCD8889}"/>
    <w:embedItalic r:id="rId7" w:fontKey="{6DA2C692-FE24-154A-8084-8CD4CE5698DC}"/>
    <w:embedBoldItalic r:id="rId8" w:fontKey="{02494FA8-4649-1A48-9919-C0577E5CB5F0}"/>
  </w:font>
  <w:font w:name="Calibri">
    <w:panose1 w:val="020F0502020204030204"/>
    <w:charset w:val="00"/>
    <w:family w:val="swiss"/>
    <w:pitch w:val="variable"/>
    <w:sig w:usb0="E4002EFF" w:usb1="C200247B" w:usb2="00000009" w:usb3="00000000" w:csb0="000001FF" w:csb1="00000000"/>
    <w:embedRegular r:id="rId9" w:fontKey="{6D4692E6-D2CF-1E4D-8882-B46F9E62F55F}"/>
  </w:font>
  <w:font w:name="Cambria">
    <w:panose1 w:val="02040503050406030204"/>
    <w:charset w:val="00"/>
    <w:family w:val="roman"/>
    <w:pitch w:val="variable"/>
    <w:sig w:usb0="E00006FF" w:usb1="420024FF" w:usb2="02000000" w:usb3="00000000" w:csb0="0000019F" w:csb1="00000000"/>
    <w:embedRegular r:id="rId10" w:fontKey="{C10DF955-DE51-0F42-A2B4-600BDD6AF99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39CE9" w14:textId="77777777" w:rsidR="00D50C37" w:rsidRDefault="00D50C37">
      <w:pPr>
        <w:spacing w:line="240" w:lineRule="auto"/>
      </w:pPr>
      <w:r>
        <w:separator/>
      </w:r>
    </w:p>
  </w:footnote>
  <w:footnote w:type="continuationSeparator" w:id="0">
    <w:p w14:paraId="35A92D7B" w14:textId="77777777" w:rsidR="00D50C37" w:rsidRDefault="00D50C37">
      <w:pPr>
        <w:spacing w:line="240" w:lineRule="auto"/>
      </w:pPr>
      <w:r>
        <w:continuationSeparator/>
      </w:r>
    </w:p>
  </w:footnote>
  <w:footnote w:id="1">
    <w:p w14:paraId="785C4C71" w14:textId="77777777" w:rsidR="007719CB" w:rsidRDefault="009F5A3E">
      <w:pPr>
        <w:spacing w:after="200" w:line="240" w:lineRule="auto"/>
        <w:rPr>
          <w:rFonts w:ascii="Old Standard TT" w:eastAsia="Old Standard TT" w:hAnsi="Old Standard TT" w:cs="Old Standard TT"/>
          <w:sz w:val="20"/>
          <w:szCs w:val="20"/>
          <w:shd w:val="clear" w:color="auto" w:fill="F4CCCC"/>
        </w:rPr>
      </w:pPr>
      <w:r>
        <w:rPr>
          <w:vertAlign w:val="superscript"/>
        </w:rPr>
        <w:footnoteRef/>
      </w:r>
      <w:r>
        <w:rPr>
          <w:rFonts w:ascii="Old Standard TT" w:eastAsia="Old Standard TT" w:hAnsi="Old Standard TT" w:cs="Old Standard TT"/>
          <w:sz w:val="20"/>
          <w:szCs w:val="20"/>
        </w:rPr>
        <w:t xml:space="preserve"> Research conducted at the </w:t>
      </w:r>
      <w:hyperlink r:id="rId1">
        <w:r w:rsidR="007719CB">
          <w:rPr>
            <w:rFonts w:ascii="Old Standard TT" w:eastAsia="Old Standard TT" w:hAnsi="Old Standard TT" w:cs="Old Standard TT"/>
            <w:color w:val="1155CC"/>
            <w:sz w:val="20"/>
            <w:szCs w:val="20"/>
            <w:u w:val="single"/>
          </w:rPr>
          <w:t>AIxBio Hackathon</w:t>
        </w:r>
      </w:hyperlink>
      <w:r>
        <w:rPr>
          <w:rFonts w:ascii="Old Standard TT" w:eastAsia="Old Standard TT" w:hAnsi="Old Standard TT" w:cs="Old Standard TT"/>
          <w:sz w:val="20"/>
          <w:szCs w:val="20"/>
        </w:rPr>
        <w:t>, April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37FD"/>
    <w:multiLevelType w:val="hybridMultilevel"/>
    <w:tmpl w:val="32F8A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596D2A"/>
    <w:multiLevelType w:val="hybridMultilevel"/>
    <w:tmpl w:val="811E0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12C67"/>
    <w:multiLevelType w:val="multilevel"/>
    <w:tmpl w:val="2C7E5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614253"/>
    <w:multiLevelType w:val="multilevel"/>
    <w:tmpl w:val="5928BF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1FD1B8D"/>
    <w:multiLevelType w:val="multilevel"/>
    <w:tmpl w:val="421A59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116AD1"/>
    <w:multiLevelType w:val="multilevel"/>
    <w:tmpl w:val="FFF855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FA6E38"/>
    <w:multiLevelType w:val="multilevel"/>
    <w:tmpl w:val="4D52AC1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3D971310"/>
    <w:multiLevelType w:val="hybridMultilevel"/>
    <w:tmpl w:val="69A43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F54673"/>
    <w:multiLevelType w:val="hybridMultilevel"/>
    <w:tmpl w:val="4CA82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D16C51"/>
    <w:multiLevelType w:val="hybridMultilevel"/>
    <w:tmpl w:val="7240755E"/>
    <w:lvl w:ilvl="0" w:tplc="ABE87E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1153761">
    <w:abstractNumId w:val="5"/>
  </w:num>
  <w:num w:numId="2" w16cid:durableId="1477448612">
    <w:abstractNumId w:val="6"/>
  </w:num>
  <w:num w:numId="3" w16cid:durableId="737827139">
    <w:abstractNumId w:val="2"/>
  </w:num>
  <w:num w:numId="4" w16cid:durableId="1798910059">
    <w:abstractNumId w:val="3"/>
  </w:num>
  <w:num w:numId="5" w16cid:durableId="1084764720">
    <w:abstractNumId w:val="4"/>
  </w:num>
  <w:num w:numId="6" w16cid:durableId="378096952">
    <w:abstractNumId w:val="0"/>
  </w:num>
  <w:num w:numId="7" w16cid:durableId="841050884">
    <w:abstractNumId w:val="7"/>
  </w:num>
  <w:num w:numId="8" w16cid:durableId="2116098414">
    <w:abstractNumId w:val="1"/>
  </w:num>
  <w:num w:numId="9" w16cid:durableId="1053650798">
    <w:abstractNumId w:val="8"/>
  </w:num>
  <w:num w:numId="10" w16cid:durableId="1495412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9CB"/>
    <w:rsid w:val="00004B01"/>
    <w:rsid w:val="0001401F"/>
    <w:rsid w:val="00027593"/>
    <w:rsid w:val="000309D7"/>
    <w:rsid w:val="00032931"/>
    <w:rsid w:val="00085572"/>
    <w:rsid w:val="00085BBD"/>
    <w:rsid w:val="000870DE"/>
    <w:rsid w:val="000A630B"/>
    <w:rsid w:val="000B776C"/>
    <w:rsid w:val="000D7C49"/>
    <w:rsid w:val="0016203A"/>
    <w:rsid w:val="001A1F1B"/>
    <w:rsid w:val="001B5349"/>
    <w:rsid w:val="001C28B0"/>
    <w:rsid w:val="00227F9E"/>
    <w:rsid w:val="0024381E"/>
    <w:rsid w:val="00261C36"/>
    <w:rsid w:val="002634D6"/>
    <w:rsid w:val="00275592"/>
    <w:rsid w:val="00296FD0"/>
    <w:rsid w:val="002C552B"/>
    <w:rsid w:val="00342EA5"/>
    <w:rsid w:val="00375FBF"/>
    <w:rsid w:val="0038148C"/>
    <w:rsid w:val="003B77B1"/>
    <w:rsid w:val="003E36CE"/>
    <w:rsid w:val="00407459"/>
    <w:rsid w:val="0042204E"/>
    <w:rsid w:val="00422154"/>
    <w:rsid w:val="00425BF0"/>
    <w:rsid w:val="00425DE2"/>
    <w:rsid w:val="004647C6"/>
    <w:rsid w:val="00474AB6"/>
    <w:rsid w:val="004A70EE"/>
    <w:rsid w:val="004C0D7D"/>
    <w:rsid w:val="004C1DB1"/>
    <w:rsid w:val="004F5A7F"/>
    <w:rsid w:val="00503D27"/>
    <w:rsid w:val="0055630B"/>
    <w:rsid w:val="00573DFA"/>
    <w:rsid w:val="005944A2"/>
    <w:rsid w:val="005A6054"/>
    <w:rsid w:val="0061615E"/>
    <w:rsid w:val="00634A08"/>
    <w:rsid w:val="006403AD"/>
    <w:rsid w:val="006517A6"/>
    <w:rsid w:val="00651C51"/>
    <w:rsid w:val="00655D6F"/>
    <w:rsid w:val="00657867"/>
    <w:rsid w:val="006727E2"/>
    <w:rsid w:val="006A4ED2"/>
    <w:rsid w:val="006D4CFB"/>
    <w:rsid w:val="00715C14"/>
    <w:rsid w:val="007423DF"/>
    <w:rsid w:val="00762729"/>
    <w:rsid w:val="00762EF6"/>
    <w:rsid w:val="007719CB"/>
    <w:rsid w:val="007A1B2D"/>
    <w:rsid w:val="0080165E"/>
    <w:rsid w:val="00833C61"/>
    <w:rsid w:val="008435BB"/>
    <w:rsid w:val="00851078"/>
    <w:rsid w:val="0087294D"/>
    <w:rsid w:val="008A667C"/>
    <w:rsid w:val="008B40FE"/>
    <w:rsid w:val="008C1D02"/>
    <w:rsid w:val="008E5AE5"/>
    <w:rsid w:val="00910153"/>
    <w:rsid w:val="00920B36"/>
    <w:rsid w:val="00937302"/>
    <w:rsid w:val="009561E3"/>
    <w:rsid w:val="00957C93"/>
    <w:rsid w:val="00960A51"/>
    <w:rsid w:val="009A5BBF"/>
    <w:rsid w:val="009B4E0F"/>
    <w:rsid w:val="009C061F"/>
    <w:rsid w:val="009F5A3E"/>
    <w:rsid w:val="00A5165F"/>
    <w:rsid w:val="00A724C9"/>
    <w:rsid w:val="00A759EC"/>
    <w:rsid w:val="00A91F86"/>
    <w:rsid w:val="00AB29C9"/>
    <w:rsid w:val="00AC7931"/>
    <w:rsid w:val="00AF6217"/>
    <w:rsid w:val="00B03775"/>
    <w:rsid w:val="00B71C47"/>
    <w:rsid w:val="00B744A7"/>
    <w:rsid w:val="00BF7B07"/>
    <w:rsid w:val="00C0131E"/>
    <w:rsid w:val="00C353B0"/>
    <w:rsid w:val="00C41D5F"/>
    <w:rsid w:val="00C510CC"/>
    <w:rsid w:val="00C73ACB"/>
    <w:rsid w:val="00C9292D"/>
    <w:rsid w:val="00CB2702"/>
    <w:rsid w:val="00CE02E3"/>
    <w:rsid w:val="00CF1787"/>
    <w:rsid w:val="00CF291A"/>
    <w:rsid w:val="00D02E58"/>
    <w:rsid w:val="00D101BD"/>
    <w:rsid w:val="00D43C58"/>
    <w:rsid w:val="00D50C37"/>
    <w:rsid w:val="00D55544"/>
    <w:rsid w:val="00D62967"/>
    <w:rsid w:val="00D65EAF"/>
    <w:rsid w:val="00D672E2"/>
    <w:rsid w:val="00DA5A87"/>
    <w:rsid w:val="00DB00DE"/>
    <w:rsid w:val="00DB7858"/>
    <w:rsid w:val="00E07671"/>
    <w:rsid w:val="00E16FF3"/>
    <w:rsid w:val="00E24173"/>
    <w:rsid w:val="00E25FA6"/>
    <w:rsid w:val="00E4441C"/>
    <w:rsid w:val="00EC4492"/>
    <w:rsid w:val="00EF65DA"/>
    <w:rsid w:val="00EF743A"/>
    <w:rsid w:val="00F03D3E"/>
    <w:rsid w:val="00F32E5B"/>
    <w:rsid w:val="00F52BA6"/>
    <w:rsid w:val="00F87EF9"/>
    <w:rsid w:val="00F969F9"/>
    <w:rsid w:val="00FB2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273AE"/>
  <w15:docId w15:val="{B8E558CB-D16D-47E3-80DA-D827D8FE3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7423DF"/>
    <w:pPr>
      <w:ind w:left="720"/>
      <w:contextualSpacing/>
    </w:pPr>
  </w:style>
  <w:style w:type="paragraph" w:styleId="Header">
    <w:name w:val="header"/>
    <w:basedOn w:val="Normal"/>
    <w:link w:val="HeaderChar"/>
    <w:uiPriority w:val="99"/>
    <w:semiHidden/>
    <w:unhideWhenUsed/>
    <w:rsid w:val="00FB23E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FB23E2"/>
  </w:style>
  <w:style w:type="paragraph" w:styleId="Footer">
    <w:name w:val="footer"/>
    <w:basedOn w:val="Normal"/>
    <w:link w:val="FooterChar"/>
    <w:uiPriority w:val="99"/>
    <w:semiHidden/>
    <w:unhideWhenUsed/>
    <w:rsid w:val="00FB23E2"/>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FB2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xbio-hackathon-2026-04-24-to-2026-0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2168</Words>
  <Characters>12363</Characters>
  <Application>Microsoft Office Word</Application>
  <DocSecurity>0</DocSecurity>
  <Lines>103</Lines>
  <Paragraphs>29</Paragraphs>
  <ScaleCrop>false</ScaleCrop>
  <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Fickert</dc:creator>
  <cp:lastModifiedBy>David Nai</cp:lastModifiedBy>
  <cp:revision>2</cp:revision>
  <dcterms:created xsi:type="dcterms:W3CDTF">2026-04-27T03:14:00Z</dcterms:created>
  <dcterms:modified xsi:type="dcterms:W3CDTF">2026-04-27T03:14:00Z</dcterms:modified>
</cp:coreProperties>
</file>